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096B21" w14:textId="77777777" w:rsidR="003A4894" w:rsidRDefault="003A4894">
      <w:pPr>
        <w:pBdr>
          <w:bottom w:val="single" w:sz="6" w:space="1" w:color="auto"/>
        </w:pBdr>
      </w:pPr>
      <w:bookmarkStart w:id="0" w:name="_Hlk180091501"/>
      <w:bookmarkEnd w:id="0"/>
    </w:p>
    <w:p w14:paraId="475F89DC" w14:textId="77777777" w:rsidR="003A4894" w:rsidRPr="003A4894" w:rsidRDefault="003A4894" w:rsidP="003A48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A4894">
        <w:rPr>
          <w:rFonts w:ascii="Times New Roman" w:hAnsi="Times New Roman" w:cs="Times New Roman"/>
          <w:b/>
          <w:bCs/>
          <w:sz w:val="24"/>
          <w:szCs w:val="24"/>
        </w:rPr>
        <w:t>Buku</w:t>
      </w:r>
      <w:proofErr w:type="spellEnd"/>
      <w:r w:rsidRPr="003A48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A4894">
        <w:rPr>
          <w:rFonts w:ascii="Times New Roman" w:hAnsi="Times New Roman" w:cs="Times New Roman"/>
          <w:b/>
          <w:bCs/>
          <w:sz w:val="24"/>
          <w:szCs w:val="24"/>
        </w:rPr>
        <w:t>Petunjuk</w:t>
      </w:r>
      <w:proofErr w:type="spellEnd"/>
      <w:r w:rsidRPr="003A48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A4894">
        <w:rPr>
          <w:rFonts w:ascii="Times New Roman" w:hAnsi="Times New Roman" w:cs="Times New Roman"/>
          <w:b/>
          <w:bCs/>
          <w:sz w:val="24"/>
          <w:szCs w:val="24"/>
        </w:rPr>
        <w:t>Pengguna</w:t>
      </w:r>
      <w:proofErr w:type="spellEnd"/>
      <w:r w:rsidRPr="003A48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A4894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Pr="003A4894">
        <w:rPr>
          <w:rFonts w:ascii="Times New Roman" w:hAnsi="Times New Roman" w:cs="Times New Roman"/>
          <w:b/>
          <w:bCs/>
          <w:sz w:val="24"/>
          <w:szCs w:val="24"/>
        </w:rPr>
        <w:t xml:space="preserve"> Kasir</w:t>
      </w:r>
    </w:p>
    <w:p w14:paraId="37389197" w14:textId="77777777" w:rsidR="003A4894" w:rsidRPr="003A4894" w:rsidRDefault="003A4894" w:rsidP="003A48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A4894">
        <w:rPr>
          <w:rFonts w:ascii="Times New Roman" w:hAnsi="Times New Roman" w:cs="Times New Roman"/>
          <w:b/>
          <w:bCs/>
          <w:sz w:val="24"/>
          <w:szCs w:val="24"/>
        </w:rPr>
        <w:t>(User Manual)</w:t>
      </w:r>
    </w:p>
    <w:p w14:paraId="10363170" w14:textId="77777777" w:rsidR="003A4894" w:rsidRPr="003A4894" w:rsidRDefault="003A4894" w:rsidP="003A48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135887" w14:textId="77777777" w:rsidR="003A4894" w:rsidRPr="003A4894" w:rsidRDefault="003A4894" w:rsidP="003A48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A4894">
        <w:rPr>
          <w:rFonts w:ascii="Times New Roman" w:hAnsi="Times New Roman" w:cs="Times New Roman"/>
          <w:b/>
          <w:bCs/>
          <w:sz w:val="24"/>
          <w:szCs w:val="24"/>
        </w:rPr>
        <w:t>APLIKASI KASIR</w:t>
      </w:r>
    </w:p>
    <w:p w14:paraId="2337E76C" w14:textId="77777777" w:rsidR="003A4894" w:rsidRPr="003A4894" w:rsidRDefault="003A4894" w:rsidP="003A48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2B5CC70" w14:textId="77777777" w:rsidR="003A4894" w:rsidRPr="003A4894" w:rsidRDefault="003A4894" w:rsidP="003A48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A4894">
        <w:rPr>
          <w:rFonts w:ascii="Times New Roman" w:hAnsi="Times New Roman" w:cs="Times New Roman"/>
          <w:b/>
          <w:bCs/>
          <w:sz w:val="24"/>
          <w:szCs w:val="24"/>
        </w:rPr>
        <w:t>SMKN 1 KADIPATEN</w:t>
      </w:r>
    </w:p>
    <w:p w14:paraId="0370B2FE" w14:textId="77777777" w:rsidR="003A4894" w:rsidRDefault="003A4894" w:rsidP="003A48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A4894">
        <w:rPr>
          <w:rFonts w:ascii="Times New Roman" w:hAnsi="Times New Roman" w:cs="Times New Roman"/>
          <w:b/>
          <w:bCs/>
          <w:sz w:val="24"/>
          <w:szCs w:val="24"/>
        </w:rPr>
        <w:t>Kelompok</w:t>
      </w:r>
      <w:proofErr w:type="spellEnd"/>
      <w:r w:rsidRPr="003A4894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158F66A2" w14:textId="77777777" w:rsidR="003A4894" w:rsidRDefault="003A4894" w:rsidP="003A48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611CB5" w14:textId="77777777" w:rsidR="003A4894" w:rsidRDefault="003A4894" w:rsidP="003A48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D972D02" w14:textId="77777777" w:rsidR="003A4894" w:rsidRDefault="003A4894" w:rsidP="003A48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A69D17" w14:textId="77777777" w:rsidR="003A4894" w:rsidRDefault="003A4894" w:rsidP="003A48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E53C65" w14:textId="77777777" w:rsidR="003A4894" w:rsidRDefault="003A4894" w:rsidP="003A48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4ABBA5" w14:textId="77777777" w:rsidR="003A4894" w:rsidRDefault="003A4894" w:rsidP="003A48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0D7153" w14:textId="77777777" w:rsidR="003A4894" w:rsidRDefault="003A4894" w:rsidP="003A48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C14276" w14:textId="77777777" w:rsidR="003A4894" w:rsidRDefault="003A4894" w:rsidP="003A48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F1F8361" w14:textId="77777777" w:rsidR="003A4894" w:rsidRDefault="003A4894" w:rsidP="003A48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000A43" w14:textId="77777777" w:rsidR="003A4894" w:rsidRDefault="003A4894" w:rsidP="003A48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968701" w14:textId="77777777" w:rsidR="003A4894" w:rsidRDefault="003A4894" w:rsidP="003A48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C602F6" w14:textId="77777777" w:rsidR="003A4894" w:rsidRDefault="003A4894" w:rsidP="003A48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B6C69C9" w14:textId="77777777" w:rsidR="003A4894" w:rsidRDefault="003A4894" w:rsidP="003A48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9233CBA" w14:textId="77777777" w:rsidR="003A4894" w:rsidRDefault="003A4894" w:rsidP="003A48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DD9D51" w14:textId="77777777" w:rsidR="003A4894" w:rsidRDefault="003A4894" w:rsidP="003A48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BE8D58F" w14:textId="77777777" w:rsidR="003A4894" w:rsidRDefault="003A4894" w:rsidP="003A48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E55C471" w14:textId="77777777" w:rsidR="003A4894" w:rsidRDefault="003A4894" w:rsidP="003A48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5DCF56" w14:textId="77777777" w:rsidR="003A4894" w:rsidRDefault="003A4894" w:rsidP="003A48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E7D722" w14:textId="77777777" w:rsidR="003A4894" w:rsidRDefault="003A4894" w:rsidP="003A48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34F25D" w14:textId="77777777" w:rsidR="003A4894" w:rsidRDefault="003A4894" w:rsidP="003A48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742D0C5" w14:textId="77777777" w:rsidR="003A4894" w:rsidRDefault="003A4894" w:rsidP="003A48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950007D" w14:textId="77777777" w:rsidR="003A4894" w:rsidRDefault="003A4894" w:rsidP="003A48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2F9CF8" w14:textId="77777777" w:rsidR="003A4894" w:rsidRDefault="003A4894" w:rsidP="003A48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PENDAHULUAN</w:t>
      </w:r>
    </w:p>
    <w:p w14:paraId="66A59C99" w14:textId="2F41488D" w:rsidR="00A8697E" w:rsidRDefault="00FB28A3" w:rsidP="00A8697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ins w:id="1" w:author="Microsoft Word" w:date="2024-10-07T19:01:00Z" w16du:dateUtc="2024-10-07T12:01:00Z">
        <w:r>
          <w:rPr>
            <w:rFonts w:ascii="Times New Roman" w:hAnsi="Times New Roman" w:cs="Times New Roman"/>
            <w:sz w:val="24"/>
            <w:szCs w:val="24"/>
          </w:rPr>
          <w:t>TUJUAN PEMBUATAN DOKUMEN</w:t>
        </w:r>
      </w:ins>
    </w:p>
    <w:p w14:paraId="7A7596DC" w14:textId="452A073A" w:rsidR="00A8697E" w:rsidRDefault="00A8697E" w:rsidP="00A8697E">
      <w:pPr>
        <w:pStyle w:val="ListParagraph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489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A48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894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3A48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894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3A48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8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48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894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3A48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894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3A48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894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3A48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894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3A489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894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ritel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Tujuan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627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lama. 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memfasilitasi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C296ABD" w14:textId="77777777" w:rsidR="00A8697E" w:rsidRDefault="00A8697E" w:rsidP="00A8697E">
      <w:pPr>
        <w:pStyle w:val="ListParagraph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real-time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meningkatan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F08F08" w14:textId="77777777" w:rsidR="00A8697E" w:rsidRDefault="00A8697E" w:rsidP="00A8697E">
      <w:pPr>
        <w:pStyle w:val="ListParagraph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trend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melindungi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Banyak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Solusi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7E62953" w14:textId="77777777" w:rsidR="005C6381" w:rsidRDefault="005C6381" w:rsidP="00A8697E">
      <w:pPr>
        <w:pStyle w:val="ListParagraph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59E6872" w14:textId="77777777" w:rsidR="005C6381" w:rsidRDefault="00A8697E" w:rsidP="00A869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6381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5C6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81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C6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8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C6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8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5C6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8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C6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81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5C6381">
        <w:rPr>
          <w:rFonts w:ascii="Times New Roman" w:hAnsi="Times New Roman" w:cs="Times New Roman"/>
          <w:sz w:val="24"/>
          <w:szCs w:val="24"/>
        </w:rPr>
        <w:t xml:space="preserve"> web based.</w:t>
      </w:r>
    </w:p>
    <w:p w14:paraId="4C9C554B" w14:textId="75953B93" w:rsidR="00A8697E" w:rsidRPr="005C6381" w:rsidRDefault="00A8697E" w:rsidP="005C638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6381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5C6381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5C6381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5C63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381">
        <w:rPr>
          <w:rFonts w:ascii="Times New Roman" w:hAnsi="Times New Roman" w:cs="Times New Roman"/>
          <w:sz w:val="24"/>
          <w:szCs w:val="24"/>
        </w:rPr>
        <w:t>berkepentingan</w:t>
      </w:r>
      <w:proofErr w:type="spellEnd"/>
      <w:r w:rsidRPr="005C638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C6381">
        <w:rPr>
          <w:rFonts w:ascii="Times New Roman" w:hAnsi="Times New Roman" w:cs="Times New Roman"/>
          <w:sz w:val="24"/>
          <w:szCs w:val="24"/>
        </w:rPr>
        <w:t>berhak</w:t>
      </w:r>
      <w:proofErr w:type="spellEnd"/>
      <w:r w:rsidRPr="005C6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8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C6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81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C6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8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C6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8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C6381">
        <w:rPr>
          <w:rFonts w:ascii="Times New Roman" w:hAnsi="Times New Roman" w:cs="Times New Roman"/>
          <w:sz w:val="24"/>
          <w:szCs w:val="24"/>
        </w:rPr>
        <w:t>:</w:t>
      </w:r>
    </w:p>
    <w:p w14:paraId="24810EF1" w14:textId="77777777" w:rsidR="00A8697E" w:rsidRDefault="00A8697E" w:rsidP="00A8697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</w:p>
    <w:p w14:paraId="0626EE39" w14:textId="77777777" w:rsidR="00A8697E" w:rsidRDefault="00A8697E" w:rsidP="00A8697E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kewenangan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</w:p>
    <w:p w14:paraId="1E8DBCCD" w14:textId="77777777" w:rsidR="00A8697E" w:rsidRDefault="00A8697E" w:rsidP="00A8697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</w:p>
    <w:p w14:paraId="3E90D1E0" w14:textId="77777777" w:rsidR="00A8697E" w:rsidRDefault="00A8697E" w:rsidP="00A8697E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4D04A34" w14:textId="77777777" w:rsidR="00A8697E" w:rsidRDefault="00A8697E" w:rsidP="00A869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BB7FD6" w14:textId="77777777" w:rsidR="00A8697E" w:rsidRPr="00FB28A3" w:rsidRDefault="00A8697E" w:rsidP="00FB28A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B28A3">
        <w:rPr>
          <w:rFonts w:ascii="Times New Roman" w:hAnsi="Times New Roman" w:cs="Times New Roman"/>
          <w:sz w:val="24"/>
          <w:szCs w:val="24"/>
        </w:rPr>
        <w:t>DESKRIPSI UMUM SISTEM</w:t>
      </w:r>
    </w:p>
    <w:p w14:paraId="15241182" w14:textId="77777777" w:rsidR="00A8697E" w:rsidRPr="00FB28A3" w:rsidRDefault="00A8697E" w:rsidP="00FB28A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28A3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FB28A3">
        <w:rPr>
          <w:rFonts w:ascii="Times New Roman" w:hAnsi="Times New Roman" w:cs="Times New Roman"/>
          <w:sz w:val="24"/>
          <w:szCs w:val="24"/>
        </w:rPr>
        <w:t xml:space="preserve"> Umum </w:t>
      </w:r>
      <w:proofErr w:type="spellStart"/>
      <w:r w:rsidRPr="00FB28A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B28A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C056C2" w14:textId="77777777" w:rsidR="00A8697E" w:rsidRDefault="00A8697E" w:rsidP="00E35A49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697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dibisnis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ritel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 total, dan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>.</w:t>
      </w:r>
    </w:p>
    <w:p w14:paraId="24CD229A" w14:textId="77777777" w:rsidR="00A8697E" w:rsidRDefault="00A8697E" w:rsidP="00E35A49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697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97E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A86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trend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melindungi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CB5246A" w14:textId="77777777" w:rsidR="00A8697E" w:rsidRDefault="00A8697E" w:rsidP="00E35A49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Banyak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modern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 dan smartphone,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5A4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E3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5A49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E3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5A4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3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5A49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="00E3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5A49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E3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5A49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="00E35A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35A49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="00E3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5A49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E3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5A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3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5A49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="00E35A49">
        <w:rPr>
          <w:rFonts w:ascii="Times New Roman" w:hAnsi="Times New Roman" w:cs="Times New Roman"/>
          <w:sz w:val="24"/>
          <w:szCs w:val="24"/>
        </w:rPr>
        <w:t xml:space="preserve"> Solusi </w:t>
      </w:r>
      <w:proofErr w:type="spellStart"/>
      <w:r w:rsidR="00E35A49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="00E35A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35A49">
        <w:rPr>
          <w:rFonts w:ascii="Times New Roman" w:hAnsi="Times New Roman" w:cs="Times New Roman"/>
          <w:sz w:val="24"/>
          <w:szCs w:val="24"/>
        </w:rPr>
        <w:t>komprehensif</w:t>
      </w:r>
      <w:proofErr w:type="spellEnd"/>
      <w:r w:rsidR="00E35A4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DC74D3D" w14:textId="77777777" w:rsidR="00087659" w:rsidRDefault="00087659" w:rsidP="00E35A49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C42F8BB" w14:textId="77777777" w:rsidR="00E35A49" w:rsidRDefault="00E35A49" w:rsidP="00FB28A3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Umum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Implemenasikan</w:t>
      </w:r>
      <w:proofErr w:type="spellEnd"/>
    </w:p>
    <w:p w14:paraId="304D1273" w14:textId="4EEE0548" w:rsidR="008F1225" w:rsidRDefault="00E35A49" w:rsidP="008F1225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computer, tablet, </w:t>
      </w:r>
      <w:r w:rsidR="00F37F24"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sz w:val="24"/>
          <w:szCs w:val="24"/>
        </w:rPr>
        <w:t xml:space="preserve">printer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stabil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cloud.</w:t>
      </w:r>
    </w:p>
    <w:p w14:paraId="29D86648" w14:textId="1D4379E6" w:rsidR="00E35A49" w:rsidRPr="005C6381" w:rsidRDefault="00E35A49" w:rsidP="005C638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1225">
        <w:rPr>
          <w:rFonts w:ascii="Times New Roman" w:hAnsi="Times New Roman" w:cs="Times New Roman"/>
          <w:sz w:val="24"/>
          <w:szCs w:val="24"/>
        </w:rPr>
        <w:lastRenderedPageBreak/>
        <w:t>Pelatihan</w:t>
      </w:r>
      <w:proofErr w:type="spellEnd"/>
      <w:r w:rsidRPr="008F1225"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 w:rsidRPr="008F1225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8F1225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8F1225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8F12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22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F12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22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F12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22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F12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2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F12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225">
        <w:rPr>
          <w:rFonts w:ascii="Times New Roman" w:hAnsi="Times New Roman" w:cs="Times New Roman"/>
          <w:sz w:val="24"/>
          <w:szCs w:val="24"/>
        </w:rPr>
        <w:t>efisie</w:t>
      </w:r>
      <w:r w:rsidR="008F1225" w:rsidRPr="008F1225">
        <w:rPr>
          <w:rFonts w:ascii="Times New Roman" w:hAnsi="Times New Roman" w:cs="Times New Roman"/>
          <w:sz w:val="24"/>
          <w:szCs w:val="24"/>
        </w:rPr>
        <w:t>n</w:t>
      </w:r>
      <w:proofErr w:type="spellEnd"/>
      <w:ins w:id="2" w:author="Microsoft Word" w:date="2024-10-07T19:01:00Z" w16du:dateUtc="2024-10-07T12:01:00Z">
        <w:r w:rsidR="00DA2ECD" w:rsidRPr="005C6381">
          <w:rPr>
            <w:rFonts w:ascii="Times New Roman" w:hAnsi="Times New Roman" w:cs="Times New Roman"/>
            <w:sz w:val="24"/>
            <w:szCs w:val="24"/>
          </w:rPr>
          <w:t xml:space="preserve">. </w:t>
        </w:r>
        <w:proofErr w:type="spellStart"/>
        <w:r w:rsidR="00DA2ECD" w:rsidRPr="005C6381">
          <w:rPr>
            <w:rFonts w:ascii="Times New Roman" w:hAnsi="Times New Roman" w:cs="Times New Roman"/>
            <w:sz w:val="24"/>
            <w:szCs w:val="24"/>
          </w:rPr>
          <w:t>Keamanan</w:t>
        </w:r>
        <w:proofErr w:type="spellEnd"/>
        <w:r w:rsidR="00DA2ECD" w:rsidRPr="005C6381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CC1284" w:rsidRPr="005C6381">
          <w:rPr>
            <w:rFonts w:ascii="Times New Roman" w:hAnsi="Times New Roman" w:cs="Times New Roman"/>
            <w:sz w:val="24"/>
            <w:szCs w:val="24"/>
          </w:rPr>
          <w:t xml:space="preserve">data </w:t>
        </w:r>
        <w:proofErr w:type="spellStart"/>
        <w:r w:rsidR="00CC1284" w:rsidRPr="005C6381">
          <w:rPr>
            <w:rFonts w:ascii="Times New Roman" w:hAnsi="Times New Roman" w:cs="Times New Roman"/>
            <w:sz w:val="24"/>
            <w:szCs w:val="24"/>
          </w:rPr>
          <w:t>harus</w:t>
        </w:r>
        <w:proofErr w:type="spellEnd"/>
        <w:r w:rsidR="00CC1284" w:rsidRPr="005C6381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CC1284" w:rsidRPr="005C6381">
          <w:rPr>
            <w:rFonts w:ascii="Times New Roman" w:hAnsi="Times New Roman" w:cs="Times New Roman"/>
            <w:sz w:val="24"/>
            <w:szCs w:val="24"/>
          </w:rPr>
          <w:t>dijaga</w:t>
        </w:r>
        <w:proofErr w:type="spellEnd"/>
        <w:r w:rsidR="00CC1284" w:rsidRPr="005C6381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CC1284" w:rsidRPr="005C6381">
          <w:rPr>
            <w:rFonts w:ascii="Times New Roman" w:hAnsi="Times New Roman" w:cs="Times New Roman"/>
            <w:sz w:val="24"/>
            <w:szCs w:val="24"/>
          </w:rPr>
          <w:t>untuk</w:t>
        </w:r>
        <w:proofErr w:type="spellEnd"/>
        <w:r w:rsidR="00CC1284" w:rsidRPr="005C6381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CC1284" w:rsidRPr="005C6381">
          <w:rPr>
            <w:rFonts w:ascii="Times New Roman" w:hAnsi="Times New Roman" w:cs="Times New Roman"/>
            <w:sz w:val="24"/>
            <w:szCs w:val="24"/>
          </w:rPr>
          <w:t>melindungi</w:t>
        </w:r>
        <w:proofErr w:type="spellEnd"/>
        <w:r w:rsidR="00CC1284" w:rsidRPr="005C6381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CC1284" w:rsidRPr="005C6381">
          <w:rPr>
            <w:rFonts w:ascii="Times New Roman" w:hAnsi="Times New Roman" w:cs="Times New Roman"/>
            <w:sz w:val="24"/>
            <w:szCs w:val="24"/>
          </w:rPr>
          <w:t>informasi</w:t>
        </w:r>
        <w:proofErr w:type="spellEnd"/>
        <w:r w:rsidR="00CC1284" w:rsidRPr="005C6381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CC1284" w:rsidRPr="005C6381">
          <w:rPr>
            <w:rFonts w:ascii="Times New Roman" w:hAnsi="Times New Roman" w:cs="Times New Roman"/>
            <w:sz w:val="24"/>
            <w:szCs w:val="24"/>
          </w:rPr>
          <w:t>transaksi</w:t>
        </w:r>
        <w:proofErr w:type="spellEnd"/>
        <w:r w:rsidR="00CC1284" w:rsidRPr="005C6381">
          <w:rPr>
            <w:rFonts w:ascii="Times New Roman" w:hAnsi="Times New Roman" w:cs="Times New Roman"/>
            <w:sz w:val="24"/>
            <w:szCs w:val="24"/>
          </w:rPr>
          <w:t xml:space="preserve"> dan </w:t>
        </w:r>
        <w:proofErr w:type="spellStart"/>
        <w:r w:rsidR="00CC1284" w:rsidRPr="005C6381">
          <w:rPr>
            <w:rFonts w:ascii="Times New Roman" w:hAnsi="Times New Roman" w:cs="Times New Roman"/>
            <w:sz w:val="24"/>
            <w:szCs w:val="24"/>
          </w:rPr>
          <w:t>pelanggan</w:t>
        </w:r>
        <w:proofErr w:type="spellEnd"/>
        <w:r w:rsidR="00CC1284" w:rsidRPr="005C6381">
          <w:rPr>
            <w:rFonts w:ascii="Times New Roman" w:hAnsi="Times New Roman" w:cs="Times New Roman"/>
            <w:sz w:val="24"/>
            <w:szCs w:val="24"/>
          </w:rPr>
          <w:t xml:space="preserve">. Selain </w:t>
        </w:r>
        <w:proofErr w:type="spellStart"/>
        <w:r w:rsidR="00CC1284" w:rsidRPr="005C6381">
          <w:rPr>
            <w:rFonts w:ascii="Times New Roman" w:hAnsi="Times New Roman" w:cs="Times New Roman"/>
            <w:sz w:val="24"/>
            <w:szCs w:val="24"/>
          </w:rPr>
          <w:t>itu</w:t>
        </w:r>
        <w:proofErr w:type="spellEnd"/>
        <w:r w:rsidR="00CC1284" w:rsidRPr="005C6381">
          <w:rPr>
            <w:rFonts w:ascii="Times New Roman" w:hAnsi="Times New Roman" w:cs="Times New Roman"/>
            <w:sz w:val="24"/>
            <w:szCs w:val="24"/>
          </w:rPr>
          <w:t xml:space="preserve">, </w:t>
        </w:r>
        <w:proofErr w:type="spellStart"/>
        <w:r w:rsidR="00CC1284" w:rsidRPr="005C6381">
          <w:rPr>
            <w:rFonts w:ascii="Times New Roman" w:hAnsi="Times New Roman" w:cs="Times New Roman"/>
            <w:sz w:val="24"/>
            <w:szCs w:val="24"/>
          </w:rPr>
          <w:t>aplikasi</w:t>
        </w:r>
        <w:proofErr w:type="spellEnd"/>
        <w:r w:rsidR="00CC1284" w:rsidRPr="005C6381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CC1284" w:rsidRPr="005C6381">
          <w:rPr>
            <w:rFonts w:ascii="Times New Roman" w:hAnsi="Times New Roman" w:cs="Times New Roman"/>
            <w:sz w:val="24"/>
            <w:szCs w:val="24"/>
          </w:rPr>
          <w:t>perlu</w:t>
        </w:r>
        <w:proofErr w:type="spellEnd"/>
        <w:r w:rsidR="00CC1284" w:rsidRPr="005C6381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CC1284" w:rsidRPr="005C6381">
          <w:rPr>
            <w:rFonts w:ascii="Times New Roman" w:hAnsi="Times New Roman" w:cs="Times New Roman"/>
            <w:sz w:val="24"/>
            <w:szCs w:val="24"/>
          </w:rPr>
          <w:t>terintegrasi</w:t>
        </w:r>
        <w:proofErr w:type="spellEnd"/>
        <w:r w:rsidR="00CC1284" w:rsidRPr="005C6381">
          <w:rPr>
            <w:rFonts w:ascii="Times New Roman" w:hAnsi="Times New Roman" w:cs="Times New Roman"/>
            <w:sz w:val="24"/>
            <w:szCs w:val="24"/>
          </w:rPr>
          <w:t xml:space="preserve"> dan system </w:t>
        </w:r>
        <w:proofErr w:type="spellStart"/>
        <w:r w:rsidR="00CC1284" w:rsidRPr="005C6381">
          <w:rPr>
            <w:rFonts w:ascii="Times New Roman" w:hAnsi="Times New Roman" w:cs="Times New Roman"/>
            <w:sz w:val="24"/>
            <w:szCs w:val="24"/>
          </w:rPr>
          <w:t>lainnya</w:t>
        </w:r>
        <w:proofErr w:type="spellEnd"/>
        <w:r w:rsidR="00FD63AB" w:rsidRPr="005C6381">
          <w:rPr>
            <w:rFonts w:ascii="Times New Roman" w:hAnsi="Times New Roman" w:cs="Times New Roman"/>
            <w:sz w:val="24"/>
            <w:szCs w:val="24"/>
          </w:rPr>
          <w:t xml:space="preserve">, </w:t>
        </w:r>
        <w:proofErr w:type="spellStart"/>
        <w:r w:rsidR="00FD63AB" w:rsidRPr="005C6381">
          <w:rPr>
            <w:rFonts w:ascii="Times New Roman" w:hAnsi="Times New Roman" w:cs="Times New Roman"/>
            <w:sz w:val="24"/>
            <w:szCs w:val="24"/>
          </w:rPr>
          <w:t>seperti</w:t>
        </w:r>
        <w:proofErr w:type="spellEnd"/>
        <w:r w:rsidR="00FD63AB" w:rsidRPr="005C6381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FD63AB" w:rsidRPr="005C6381">
          <w:rPr>
            <w:rFonts w:ascii="Times New Roman" w:hAnsi="Times New Roman" w:cs="Times New Roman"/>
            <w:sz w:val="24"/>
            <w:szCs w:val="24"/>
          </w:rPr>
          <w:t>akuntansi</w:t>
        </w:r>
        <w:proofErr w:type="spellEnd"/>
        <w:r w:rsidR="00FD63AB" w:rsidRPr="005C6381">
          <w:rPr>
            <w:rFonts w:ascii="Times New Roman" w:hAnsi="Times New Roman" w:cs="Times New Roman"/>
            <w:sz w:val="24"/>
            <w:szCs w:val="24"/>
          </w:rPr>
          <w:t xml:space="preserve"> dan </w:t>
        </w:r>
        <w:proofErr w:type="spellStart"/>
        <w:r w:rsidR="00FD63AB" w:rsidRPr="005C6381">
          <w:rPr>
            <w:rFonts w:ascii="Times New Roman" w:hAnsi="Times New Roman" w:cs="Times New Roman"/>
            <w:sz w:val="24"/>
            <w:szCs w:val="24"/>
          </w:rPr>
          <w:t>manajemen</w:t>
        </w:r>
        <w:proofErr w:type="spellEnd"/>
        <w:r w:rsidR="00FD63AB" w:rsidRPr="005C6381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FD63AB" w:rsidRPr="005C6381">
          <w:rPr>
            <w:rFonts w:ascii="Times New Roman" w:hAnsi="Times New Roman" w:cs="Times New Roman"/>
            <w:sz w:val="24"/>
            <w:szCs w:val="24"/>
          </w:rPr>
          <w:t>inventaris</w:t>
        </w:r>
        <w:proofErr w:type="spellEnd"/>
        <w:r w:rsidR="00FD63AB" w:rsidRPr="005C6381">
          <w:rPr>
            <w:rFonts w:ascii="Times New Roman" w:hAnsi="Times New Roman" w:cs="Times New Roman"/>
            <w:sz w:val="24"/>
            <w:szCs w:val="24"/>
          </w:rPr>
          <w:t xml:space="preserve">, dan </w:t>
        </w:r>
        <w:proofErr w:type="spellStart"/>
        <w:r w:rsidR="00FD63AB" w:rsidRPr="005C6381">
          <w:rPr>
            <w:rFonts w:ascii="Times New Roman" w:hAnsi="Times New Roman" w:cs="Times New Roman"/>
            <w:sz w:val="24"/>
            <w:szCs w:val="24"/>
          </w:rPr>
          <w:t>harus</w:t>
        </w:r>
        <w:proofErr w:type="spellEnd"/>
        <w:r w:rsidR="00FD63AB" w:rsidRPr="005C6381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FD63AB" w:rsidRPr="005C6381">
          <w:rPr>
            <w:rFonts w:ascii="Times New Roman" w:hAnsi="Times New Roman" w:cs="Times New Roman"/>
            <w:sz w:val="24"/>
            <w:szCs w:val="24"/>
          </w:rPr>
          <w:t>menyediakan</w:t>
        </w:r>
        <w:proofErr w:type="spellEnd"/>
        <w:r w:rsidR="00FD63AB" w:rsidRPr="005C6381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FD63AB" w:rsidRPr="005C6381">
          <w:rPr>
            <w:rFonts w:ascii="Times New Roman" w:hAnsi="Times New Roman" w:cs="Times New Roman"/>
            <w:sz w:val="24"/>
            <w:szCs w:val="24"/>
          </w:rPr>
          <w:t>dukungan</w:t>
        </w:r>
        <w:proofErr w:type="spellEnd"/>
        <w:r w:rsidR="00FD63AB" w:rsidRPr="005C6381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FD63AB" w:rsidRPr="005C6381">
          <w:rPr>
            <w:rFonts w:ascii="Times New Roman" w:hAnsi="Times New Roman" w:cs="Times New Roman"/>
            <w:sz w:val="24"/>
            <w:szCs w:val="24"/>
          </w:rPr>
          <w:t>teknis</w:t>
        </w:r>
        <w:proofErr w:type="spellEnd"/>
        <w:r w:rsidR="00FD63AB" w:rsidRPr="005C6381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FD63AB" w:rsidRPr="005C6381">
          <w:rPr>
            <w:rFonts w:ascii="Times New Roman" w:hAnsi="Times New Roman" w:cs="Times New Roman"/>
            <w:sz w:val="24"/>
            <w:szCs w:val="24"/>
          </w:rPr>
          <w:t>untuk</w:t>
        </w:r>
        <w:proofErr w:type="spellEnd"/>
        <w:r w:rsidR="00FD63AB" w:rsidRPr="005C6381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FD63AB" w:rsidRPr="005C6381">
          <w:rPr>
            <w:rFonts w:ascii="Times New Roman" w:hAnsi="Times New Roman" w:cs="Times New Roman"/>
            <w:sz w:val="24"/>
            <w:szCs w:val="24"/>
          </w:rPr>
          <w:t>mengatasi</w:t>
        </w:r>
        <w:proofErr w:type="spellEnd"/>
        <w:r w:rsidR="00FD63AB" w:rsidRPr="005C6381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FD63AB" w:rsidRPr="005C6381">
          <w:rPr>
            <w:rFonts w:ascii="Times New Roman" w:hAnsi="Times New Roman" w:cs="Times New Roman"/>
            <w:sz w:val="24"/>
            <w:szCs w:val="24"/>
          </w:rPr>
          <w:t>masalah</w:t>
        </w:r>
        <w:proofErr w:type="spellEnd"/>
        <w:r w:rsidR="00FD63AB" w:rsidRPr="005C6381">
          <w:rPr>
            <w:rFonts w:ascii="Times New Roman" w:hAnsi="Times New Roman" w:cs="Times New Roman"/>
            <w:sz w:val="24"/>
            <w:szCs w:val="24"/>
          </w:rPr>
          <w:t>.</w:t>
        </w:r>
      </w:ins>
    </w:p>
    <w:p w14:paraId="43E1826A" w14:textId="270D7F47" w:rsidR="00FD63AB" w:rsidRDefault="00913A84" w:rsidP="008F1225">
      <w:pPr>
        <w:pStyle w:val="ListParagraph"/>
        <w:ind w:left="1080" w:firstLine="360"/>
        <w:jc w:val="both"/>
        <w:rPr>
          <w:ins w:id="3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  <w:ins w:id="4" w:author="Microsoft Word" w:date="2024-10-07T19:01:00Z" w16du:dateUtc="2024-10-07T12:01:00Z">
        <w:r>
          <w:rPr>
            <w:rFonts w:ascii="Times New Roman" w:hAnsi="Times New Roman" w:cs="Times New Roman"/>
            <w:sz w:val="24"/>
            <w:szCs w:val="24"/>
          </w:rPr>
          <w:t xml:space="preserve">Fleksibilitas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aplikasi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dalam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beradaptasi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dengan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kebutuhan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bisnis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 juga sangat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penting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untuk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keberhasilan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implementasi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</w:p>
    <w:p w14:paraId="2E46A32E" w14:textId="77777777" w:rsidR="00BC2004" w:rsidRDefault="00BC2004" w:rsidP="008F1225">
      <w:pPr>
        <w:pStyle w:val="ListParagraph"/>
        <w:ind w:left="1080" w:firstLine="360"/>
        <w:jc w:val="both"/>
        <w:rPr>
          <w:ins w:id="5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</w:p>
    <w:p w14:paraId="4FCE0193" w14:textId="6301CC7F" w:rsidR="00913A84" w:rsidRPr="00740255" w:rsidRDefault="00740255" w:rsidP="00740255">
      <w:pPr>
        <w:pStyle w:val="ListParagraph"/>
        <w:numPr>
          <w:ilvl w:val="1"/>
          <w:numId w:val="1"/>
        </w:numPr>
        <w:jc w:val="both"/>
        <w:rPr>
          <w:ins w:id="6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  <w:ins w:id="7" w:author="Microsoft Word" w:date="2024-10-07T19:01:00Z" w16du:dateUtc="2024-10-07T12:01:00Z">
        <w:r>
          <w:rPr>
            <w:rFonts w:ascii="Times New Roman" w:hAnsi="Times New Roman" w:cs="Times New Roman"/>
            <w:sz w:val="24"/>
            <w:szCs w:val="24"/>
          </w:rPr>
          <w:t>DEKRIPSI DOKUMEN (IKHTISAR)</w:t>
        </w:r>
      </w:ins>
    </w:p>
    <w:p w14:paraId="7A7F8A6D" w14:textId="697AC9CD" w:rsidR="00996865" w:rsidRPr="00545524" w:rsidRDefault="00996865" w:rsidP="00545524">
      <w:pPr>
        <w:ind w:left="720"/>
        <w:jc w:val="both"/>
        <w:rPr>
          <w:ins w:id="8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  <w:proofErr w:type="spellStart"/>
      <w:ins w:id="9" w:author="Microsoft Word" w:date="2024-10-07T19:01:00Z" w16du:dateUtc="2024-10-07T12:01:00Z">
        <w:r w:rsidRPr="00545524">
          <w:rPr>
            <w:rFonts w:ascii="Times New Roman" w:hAnsi="Times New Roman" w:cs="Times New Roman"/>
            <w:sz w:val="24"/>
            <w:szCs w:val="24"/>
          </w:rPr>
          <w:t>Dokumen</w:t>
        </w:r>
        <w:proofErr w:type="spellEnd"/>
        <w:r w:rsidRPr="00545524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545524">
          <w:rPr>
            <w:rFonts w:ascii="Times New Roman" w:hAnsi="Times New Roman" w:cs="Times New Roman"/>
            <w:sz w:val="24"/>
            <w:szCs w:val="24"/>
          </w:rPr>
          <w:t>ini</w:t>
        </w:r>
        <w:proofErr w:type="spellEnd"/>
        <w:r w:rsidRPr="00545524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545524">
          <w:rPr>
            <w:rFonts w:ascii="Times New Roman" w:hAnsi="Times New Roman" w:cs="Times New Roman"/>
            <w:sz w:val="24"/>
            <w:szCs w:val="24"/>
          </w:rPr>
          <w:t>dibuat</w:t>
        </w:r>
        <w:proofErr w:type="spellEnd"/>
        <w:r w:rsidR="00D47DA1" w:rsidRPr="00545524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D47DA1" w:rsidRPr="00545524">
          <w:rPr>
            <w:rFonts w:ascii="Times New Roman" w:hAnsi="Times New Roman" w:cs="Times New Roman"/>
            <w:sz w:val="24"/>
            <w:szCs w:val="24"/>
          </w:rPr>
          <w:t>untuk</w:t>
        </w:r>
        <w:proofErr w:type="spellEnd"/>
        <w:r w:rsidR="00D47DA1" w:rsidRPr="00545524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D47DA1" w:rsidRPr="00545524">
          <w:rPr>
            <w:rFonts w:ascii="Times New Roman" w:hAnsi="Times New Roman" w:cs="Times New Roman"/>
            <w:sz w:val="24"/>
            <w:szCs w:val="24"/>
          </w:rPr>
          <w:t>memberikan</w:t>
        </w:r>
        <w:proofErr w:type="spellEnd"/>
        <w:r w:rsidR="00D47DA1" w:rsidRPr="00545524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D47DA1" w:rsidRPr="00545524">
          <w:rPr>
            <w:rFonts w:ascii="Times New Roman" w:hAnsi="Times New Roman" w:cs="Times New Roman"/>
            <w:sz w:val="24"/>
            <w:szCs w:val="24"/>
          </w:rPr>
          <w:t>panduan</w:t>
        </w:r>
        <w:proofErr w:type="spellEnd"/>
        <w:r w:rsidR="00D47DA1" w:rsidRPr="00545524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D47DA1" w:rsidRPr="00545524">
          <w:rPr>
            <w:rFonts w:ascii="Times New Roman" w:hAnsi="Times New Roman" w:cs="Times New Roman"/>
            <w:sz w:val="24"/>
            <w:szCs w:val="24"/>
          </w:rPr>
          <w:t>menggunakan</w:t>
        </w:r>
        <w:proofErr w:type="spellEnd"/>
        <w:r w:rsidR="00D47DA1" w:rsidRPr="00545524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D47DA1" w:rsidRPr="00545524">
          <w:rPr>
            <w:rFonts w:ascii="Times New Roman" w:hAnsi="Times New Roman" w:cs="Times New Roman"/>
            <w:sz w:val="24"/>
            <w:szCs w:val="24"/>
          </w:rPr>
          <w:t>aplikasi</w:t>
        </w:r>
        <w:proofErr w:type="spellEnd"/>
        <w:r w:rsidR="00D47DA1" w:rsidRPr="00545524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D47DA1" w:rsidRPr="00545524">
          <w:rPr>
            <w:rFonts w:ascii="Times New Roman" w:hAnsi="Times New Roman" w:cs="Times New Roman"/>
            <w:sz w:val="24"/>
            <w:szCs w:val="24"/>
          </w:rPr>
          <w:t>kasir</w:t>
        </w:r>
        <w:proofErr w:type="spellEnd"/>
        <w:r w:rsidR="00D47DA1" w:rsidRPr="00545524">
          <w:rPr>
            <w:rFonts w:ascii="Times New Roman" w:hAnsi="Times New Roman" w:cs="Times New Roman"/>
            <w:sz w:val="24"/>
            <w:szCs w:val="24"/>
          </w:rPr>
          <w:t xml:space="preserve">. </w:t>
        </w:r>
        <w:proofErr w:type="spellStart"/>
        <w:r w:rsidR="00D47DA1" w:rsidRPr="00545524">
          <w:rPr>
            <w:rFonts w:ascii="Times New Roman" w:hAnsi="Times New Roman" w:cs="Times New Roman"/>
            <w:sz w:val="24"/>
            <w:szCs w:val="24"/>
          </w:rPr>
          <w:t>Dokumen</w:t>
        </w:r>
        <w:proofErr w:type="spellEnd"/>
        <w:r w:rsidR="00D47DA1" w:rsidRPr="00545524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D47DA1" w:rsidRPr="00545524">
          <w:rPr>
            <w:rFonts w:ascii="Times New Roman" w:hAnsi="Times New Roman" w:cs="Times New Roman"/>
            <w:sz w:val="24"/>
            <w:szCs w:val="24"/>
          </w:rPr>
          <w:t>ini</w:t>
        </w:r>
        <w:proofErr w:type="spellEnd"/>
        <w:r w:rsidR="00D47DA1" w:rsidRPr="00545524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D47DA1" w:rsidRPr="00545524">
          <w:rPr>
            <w:rFonts w:ascii="Times New Roman" w:hAnsi="Times New Roman" w:cs="Times New Roman"/>
            <w:sz w:val="24"/>
            <w:szCs w:val="24"/>
          </w:rPr>
          <w:t>berisikan</w:t>
        </w:r>
        <w:proofErr w:type="spellEnd"/>
        <w:r w:rsidR="00D47DA1" w:rsidRPr="00545524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D47DA1" w:rsidRPr="00545524">
          <w:rPr>
            <w:rFonts w:ascii="Times New Roman" w:hAnsi="Times New Roman" w:cs="Times New Roman"/>
            <w:sz w:val="24"/>
            <w:szCs w:val="24"/>
          </w:rPr>
          <w:t>informasi</w:t>
        </w:r>
        <w:proofErr w:type="spellEnd"/>
        <w:r w:rsidR="00D47DA1" w:rsidRPr="00545524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D47DA1" w:rsidRPr="00545524">
          <w:rPr>
            <w:rFonts w:ascii="Times New Roman" w:hAnsi="Times New Roman" w:cs="Times New Roman"/>
            <w:sz w:val="24"/>
            <w:szCs w:val="24"/>
          </w:rPr>
          <w:t>sebagai</w:t>
        </w:r>
        <w:proofErr w:type="spellEnd"/>
        <w:r w:rsidR="00D47DA1" w:rsidRPr="00545524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proofErr w:type="gramStart"/>
        <w:r w:rsidR="00D47DA1" w:rsidRPr="00545524">
          <w:rPr>
            <w:rFonts w:ascii="Times New Roman" w:hAnsi="Times New Roman" w:cs="Times New Roman"/>
            <w:sz w:val="24"/>
            <w:szCs w:val="24"/>
          </w:rPr>
          <w:t>berikut</w:t>
        </w:r>
        <w:proofErr w:type="spellEnd"/>
        <w:r w:rsidR="00D47DA1" w:rsidRPr="00545524">
          <w:rPr>
            <w:rFonts w:ascii="Times New Roman" w:hAnsi="Times New Roman" w:cs="Times New Roman"/>
            <w:sz w:val="24"/>
            <w:szCs w:val="24"/>
          </w:rPr>
          <w:t xml:space="preserve"> :</w:t>
        </w:r>
        <w:proofErr w:type="gramEnd"/>
      </w:ins>
    </w:p>
    <w:p w14:paraId="4A73C6CF" w14:textId="77777777" w:rsidR="00EF6453" w:rsidRDefault="00EF6453" w:rsidP="00996865">
      <w:pPr>
        <w:pStyle w:val="ListParagraph"/>
        <w:ind w:left="846"/>
        <w:jc w:val="both"/>
        <w:rPr>
          <w:ins w:id="10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</w:p>
    <w:p w14:paraId="6578EF47" w14:textId="4D7C0CDB" w:rsidR="00D47DA1" w:rsidRDefault="00EF6453" w:rsidP="00D47DA1">
      <w:pPr>
        <w:pStyle w:val="ListParagraph"/>
        <w:numPr>
          <w:ilvl w:val="0"/>
          <w:numId w:val="11"/>
        </w:numPr>
        <w:jc w:val="both"/>
        <w:rPr>
          <w:ins w:id="11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  <w:ins w:id="12" w:author="Microsoft Word" w:date="2024-10-07T19:01:00Z" w16du:dateUtc="2024-10-07T12:01:00Z">
        <w:r>
          <w:rPr>
            <w:rFonts w:ascii="Times New Roman" w:hAnsi="Times New Roman" w:cs="Times New Roman"/>
            <w:sz w:val="24"/>
            <w:szCs w:val="24"/>
          </w:rPr>
          <w:t>BAB I</w:t>
        </w:r>
      </w:ins>
    </w:p>
    <w:p w14:paraId="23C94989" w14:textId="3424B4D9" w:rsidR="00EF6453" w:rsidRDefault="00EF6453" w:rsidP="00EF6453">
      <w:pPr>
        <w:pStyle w:val="ListParagraph"/>
        <w:ind w:left="1206"/>
        <w:jc w:val="both"/>
        <w:rPr>
          <w:ins w:id="13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  <w:proofErr w:type="spellStart"/>
      <w:ins w:id="14" w:author="Microsoft Word" w:date="2024-10-07T19:01:00Z" w16du:dateUtc="2024-10-07T12:01:00Z">
        <w:r>
          <w:rPr>
            <w:rFonts w:ascii="Times New Roman" w:hAnsi="Times New Roman" w:cs="Times New Roman"/>
            <w:sz w:val="24"/>
            <w:szCs w:val="24"/>
          </w:rPr>
          <w:t>Berisikan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informasi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umum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gramStart"/>
        <w:r>
          <w:rPr>
            <w:rFonts w:ascii="Times New Roman" w:hAnsi="Times New Roman" w:cs="Times New Roman"/>
            <w:sz w:val="24"/>
            <w:szCs w:val="24"/>
          </w:rPr>
          <w:t xml:space="preserve">yang 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merupakan</w:t>
        </w:r>
        <w:proofErr w:type="spellEnd"/>
        <w:proofErr w:type="gramEnd"/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bagian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pendahuluan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, yang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meliputi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tujuan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,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pembuatan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dokumen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,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deskripsi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umum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>, system</w:t>
        </w:r>
        <w:r w:rsidR="006A54D6">
          <w:rPr>
            <w:rFonts w:ascii="Times New Roman" w:hAnsi="Times New Roman" w:cs="Times New Roman"/>
            <w:sz w:val="24"/>
            <w:szCs w:val="24"/>
          </w:rPr>
          <w:t xml:space="preserve">, </w:t>
        </w:r>
        <w:proofErr w:type="spellStart"/>
        <w:r w:rsidR="006A54D6">
          <w:rPr>
            <w:rFonts w:ascii="Times New Roman" w:hAnsi="Times New Roman" w:cs="Times New Roman"/>
            <w:sz w:val="24"/>
            <w:szCs w:val="24"/>
          </w:rPr>
          <w:t>serta</w:t>
        </w:r>
        <w:proofErr w:type="spellEnd"/>
        <w:r w:rsidR="006A54D6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6A54D6">
          <w:rPr>
            <w:rFonts w:ascii="Times New Roman" w:hAnsi="Times New Roman" w:cs="Times New Roman"/>
            <w:sz w:val="24"/>
            <w:szCs w:val="24"/>
          </w:rPr>
          <w:t>deskripsi</w:t>
        </w:r>
        <w:proofErr w:type="spellEnd"/>
        <w:r w:rsidR="006A54D6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6A54D6">
          <w:rPr>
            <w:rFonts w:ascii="Times New Roman" w:hAnsi="Times New Roman" w:cs="Times New Roman"/>
            <w:sz w:val="24"/>
            <w:szCs w:val="24"/>
          </w:rPr>
          <w:t>dokumen</w:t>
        </w:r>
        <w:proofErr w:type="spellEnd"/>
        <w:r w:rsidR="006A54D6">
          <w:rPr>
            <w:rFonts w:ascii="Times New Roman" w:hAnsi="Times New Roman" w:cs="Times New Roman"/>
            <w:sz w:val="24"/>
            <w:szCs w:val="24"/>
          </w:rPr>
          <w:t>.</w:t>
        </w:r>
      </w:ins>
    </w:p>
    <w:p w14:paraId="39084752" w14:textId="77777777" w:rsidR="006A54D6" w:rsidRDefault="006A54D6" w:rsidP="00EF6453">
      <w:pPr>
        <w:pStyle w:val="ListParagraph"/>
        <w:ind w:left="1206"/>
        <w:jc w:val="both"/>
        <w:rPr>
          <w:ins w:id="15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</w:p>
    <w:p w14:paraId="0B765BBB" w14:textId="256B58F5" w:rsidR="006A54D6" w:rsidRDefault="006A54D6" w:rsidP="006A54D6">
      <w:pPr>
        <w:pStyle w:val="ListParagraph"/>
        <w:numPr>
          <w:ilvl w:val="0"/>
          <w:numId w:val="11"/>
        </w:numPr>
        <w:jc w:val="both"/>
        <w:rPr>
          <w:ins w:id="16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  <w:ins w:id="17" w:author="Microsoft Word" w:date="2024-10-07T19:01:00Z" w16du:dateUtc="2024-10-07T12:01:00Z">
        <w:r>
          <w:rPr>
            <w:rFonts w:ascii="Times New Roman" w:hAnsi="Times New Roman" w:cs="Times New Roman"/>
            <w:sz w:val="24"/>
            <w:szCs w:val="24"/>
          </w:rPr>
          <w:t>BAB II</w:t>
        </w:r>
      </w:ins>
    </w:p>
    <w:p w14:paraId="0BD3831F" w14:textId="1B401DD0" w:rsidR="006A54D6" w:rsidRDefault="006A54D6" w:rsidP="006A54D6">
      <w:pPr>
        <w:pStyle w:val="ListParagraph"/>
        <w:ind w:left="1206"/>
        <w:jc w:val="both"/>
        <w:rPr>
          <w:ins w:id="18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  <w:proofErr w:type="spellStart"/>
      <w:ins w:id="19" w:author="Microsoft Word" w:date="2024-10-07T19:01:00Z" w16du:dateUtc="2024-10-07T12:01:00Z">
        <w:r>
          <w:rPr>
            <w:rFonts w:ascii="Times New Roman" w:hAnsi="Times New Roman" w:cs="Times New Roman"/>
            <w:sz w:val="24"/>
            <w:szCs w:val="24"/>
          </w:rPr>
          <w:t>Berisi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perangkat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 yang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dibutuh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untuk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penggunaan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aplikasi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 system monitoring dan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informasi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atas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 review </w:t>
        </w:r>
        <w:proofErr w:type="spellStart"/>
        <w:r w:rsidR="00C94776">
          <w:rPr>
            <w:rFonts w:ascii="Times New Roman" w:hAnsi="Times New Roman" w:cs="Times New Roman"/>
            <w:sz w:val="24"/>
            <w:szCs w:val="24"/>
          </w:rPr>
          <w:t>aplikasi</w:t>
        </w:r>
        <w:proofErr w:type="spellEnd"/>
        <w:r w:rsidR="00C94776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C94776">
          <w:rPr>
            <w:rFonts w:ascii="Times New Roman" w:hAnsi="Times New Roman" w:cs="Times New Roman"/>
            <w:sz w:val="24"/>
            <w:szCs w:val="24"/>
          </w:rPr>
          <w:t>kasir</w:t>
        </w:r>
        <w:proofErr w:type="spellEnd"/>
        <w:r w:rsidR="00C94776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C94776">
          <w:rPr>
            <w:rFonts w:ascii="Times New Roman" w:hAnsi="Times New Roman" w:cs="Times New Roman"/>
            <w:sz w:val="24"/>
            <w:szCs w:val="24"/>
          </w:rPr>
          <w:t>meliputi</w:t>
        </w:r>
        <w:proofErr w:type="spellEnd"/>
        <w:r w:rsidR="00C94776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A3687E">
          <w:rPr>
            <w:rFonts w:ascii="Times New Roman" w:hAnsi="Times New Roman" w:cs="Times New Roman"/>
            <w:sz w:val="24"/>
            <w:szCs w:val="24"/>
          </w:rPr>
          <w:t>perangkat</w:t>
        </w:r>
        <w:proofErr w:type="spellEnd"/>
        <w:r w:rsidR="00A3687E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A3687E">
          <w:rPr>
            <w:rFonts w:ascii="Times New Roman" w:hAnsi="Times New Roman" w:cs="Times New Roman"/>
            <w:sz w:val="24"/>
            <w:szCs w:val="24"/>
          </w:rPr>
          <w:t>lunak</w:t>
        </w:r>
        <w:proofErr w:type="spellEnd"/>
        <w:r w:rsidR="00A3687E">
          <w:rPr>
            <w:rFonts w:ascii="Times New Roman" w:hAnsi="Times New Roman" w:cs="Times New Roman"/>
            <w:sz w:val="24"/>
            <w:szCs w:val="24"/>
          </w:rPr>
          <w:t xml:space="preserve"> dan </w:t>
        </w:r>
        <w:proofErr w:type="spellStart"/>
        <w:r w:rsidR="00A3687E">
          <w:rPr>
            <w:rFonts w:ascii="Times New Roman" w:hAnsi="Times New Roman" w:cs="Times New Roman"/>
            <w:sz w:val="24"/>
            <w:szCs w:val="24"/>
          </w:rPr>
          <w:t>perangkat</w:t>
        </w:r>
        <w:proofErr w:type="spellEnd"/>
        <w:r w:rsidR="00A3687E">
          <w:rPr>
            <w:rFonts w:ascii="Times New Roman" w:hAnsi="Times New Roman" w:cs="Times New Roman"/>
            <w:sz w:val="24"/>
            <w:szCs w:val="24"/>
          </w:rPr>
          <w:t xml:space="preserve"> hardware.</w:t>
        </w:r>
      </w:ins>
    </w:p>
    <w:p w14:paraId="5C1A0AD2" w14:textId="77777777" w:rsidR="00A3687E" w:rsidRDefault="00A3687E" w:rsidP="006A54D6">
      <w:pPr>
        <w:pStyle w:val="ListParagraph"/>
        <w:ind w:left="1206"/>
        <w:jc w:val="both"/>
        <w:rPr>
          <w:ins w:id="20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</w:p>
    <w:p w14:paraId="0DEC2A82" w14:textId="7BC5F5C4" w:rsidR="00A3687E" w:rsidRDefault="00A3687E" w:rsidP="00A3687E">
      <w:pPr>
        <w:pStyle w:val="ListParagraph"/>
        <w:numPr>
          <w:ilvl w:val="0"/>
          <w:numId w:val="11"/>
        </w:numPr>
        <w:jc w:val="both"/>
        <w:rPr>
          <w:ins w:id="21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  <w:ins w:id="22" w:author="Microsoft Word" w:date="2024-10-07T19:01:00Z" w16du:dateUtc="2024-10-07T12:01:00Z">
        <w:r>
          <w:rPr>
            <w:rFonts w:ascii="Times New Roman" w:hAnsi="Times New Roman" w:cs="Times New Roman"/>
            <w:sz w:val="24"/>
            <w:szCs w:val="24"/>
          </w:rPr>
          <w:t>BAB III</w:t>
        </w:r>
      </w:ins>
    </w:p>
    <w:p w14:paraId="305C0B0E" w14:textId="46CC3AE3" w:rsidR="00DF1C4E" w:rsidRDefault="005A7B82" w:rsidP="009A035E">
      <w:pPr>
        <w:pStyle w:val="ListParagraph"/>
        <w:ind w:left="1206"/>
        <w:jc w:val="both"/>
        <w:rPr>
          <w:ins w:id="23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  <w:proofErr w:type="spellStart"/>
      <w:ins w:id="24" w:author="Microsoft Word" w:date="2024-10-07T19:01:00Z" w16du:dateUtc="2024-10-07T12:01:00Z">
        <w:r>
          <w:rPr>
            <w:rFonts w:ascii="Times New Roman" w:hAnsi="Times New Roman" w:cs="Times New Roman"/>
            <w:sz w:val="24"/>
            <w:szCs w:val="24"/>
          </w:rPr>
          <w:t>Berisi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 user manual </w:t>
        </w:r>
        <w:proofErr w:type="spellStart"/>
        <w:r w:rsidR="00042C15">
          <w:rPr>
            <w:rFonts w:ascii="Times New Roman" w:hAnsi="Times New Roman" w:cs="Times New Roman"/>
            <w:sz w:val="24"/>
            <w:szCs w:val="24"/>
          </w:rPr>
          <w:t>aplikasi</w:t>
        </w:r>
        <w:proofErr w:type="spellEnd"/>
        <w:r w:rsidR="00042C15">
          <w:rPr>
            <w:rFonts w:ascii="Times New Roman" w:hAnsi="Times New Roman" w:cs="Times New Roman"/>
            <w:sz w:val="24"/>
            <w:szCs w:val="24"/>
          </w:rPr>
          <w:t xml:space="preserve"> system monitoring dan </w:t>
        </w:r>
        <w:proofErr w:type="spellStart"/>
        <w:r w:rsidR="00042C15">
          <w:rPr>
            <w:rFonts w:ascii="Times New Roman" w:hAnsi="Times New Roman" w:cs="Times New Roman"/>
            <w:sz w:val="24"/>
            <w:szCs w:val="24"/>
          </w:rPr>
          <w:t>informasi</w:t>
        </w:r>
        <w:proofErr w:type="spellEnd"/>
        <w:r w:rsidR="00042C15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042C15">
          <w:rPr>
            <w:rFonts w:ascii="Times New Roman" w:hAnsi="Times New Roman" w:cs="Times New Roman"/>
            <w:sz w:val="24"/>
            <w:szCs w:val="24"/>
          </w:rPr>
          <w:t>atas</w:t>
        </w:r>
        <w:proofErr w:type="spellEnd"/>
        <w:r w:rsidR="00042C15">
          <w:rPr>
            <w:rFonts w:ascii="Times New Roman" w:hAnsi="Times New Roman" w:cs="Times New Roman"/>
            <w:sz w:val="24"/>
            <w:szCs w:val="24"/>
          </w:rPr>
          <w:t xml:space="preserve"> review </w:t>
        </w:r>
        <w:proofErr w:type="spellStart"/>
        <w:r w:rsidR="00042C15">
          <w:rPr>
            <w:rFonts w:ascii="Times New Roman" w:hAnsi="Times New Roman" w:cs="Times New Roman"/>
            <w:sz w:val="24"/>
            <w:szCs w:val="24"/>
          </w:rPr>
          <w:t>aplikasi</w:t>
        </w:r>
        <w:proofErr w:type="spellEnd"/>
        <w:r w:rsidR="00042C15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042C15">
          <w:rPr>
            <w:rFonts w:ascii="Times New Roman" w:hAnsi="Times New Roman" w:cs="Times New Roman"/>
            <w:sz w:val="24"/>
            <w:szCs w:val="24"/>
          </w:rPr>
          <w:t>kasir</w:t>
        </w:r>
        <w:proofErr w:type="spellEnd"/>
        <w:r w:rsidR="00042C15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042C15">
          <w:rPr>
            <w:rFonts w:ascii="Times New Roman" w:hAnsi="Times New Roman" w:cs="Times New Roman"/>
            <w:sz w:val="24"/>
            <w:szCs w:val="24"/>
          </w:rPr>
          <w:t>baik</w:t>
        </w:r>
        <w:proofErr w:type="spellEnd"/>
        <w:r w:rsidR="00042C15">
          <w:rPr>
            <w:rFonts w:ascii="Times New Roman" w:hAnsi="Times New Roman" w:cs="Times New Roman"/>
            <w:sz w:val="24"/>
            <w:szCs w:val="24"/>
          </w:rPr>
          <w:t xml:space="preserve"> user manual yang </w:t>
        </w:r>
        <w:proofErr w:type="spellStart"/>
        <w:r w:rsidR="00042C15">
          <w:rPr>
            <w:rFonts w:ascii="Times New Roman" w:hAnsi="Times New Roman" w:cs="Times New Roman"/>
            <w:sz w:val="24"/>
            <w:szCs w:val="24"/>
          </w:rPr>
          <w:t>diperuntukan</w:t>
        </w:r>
        <w:proofErr w:type="spellEnd"/>
        <w:r w:rsidR="00042C15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BC2004">
          <w:rPr>
            <w:rFonts w:ascii="Times New Roman" w:hAnsi="Times New Roman" w:cs="Times New Roman"/>
            <w:sz w:val="24"/>
            <w:szCs w:val="24"/>
          </w:rPr>
          <w:t xml:space="preserve">administrator dan </w:t>
        </w:r>
        <w:proofErr w:type="spellStart"/>
        <w:r w:rsidR="00BC2004">
          <w:rPr>
            <w:rFonts w:ascii="Times New Roman" w:hAnsi="Times New Roman" w:cs="Times New Roman"/>
            <w:sz w:val="24"/>
            <w:szCs w:val="24"/>
          </w:rPr>
          <w:t>petugas</w:t>
        </w:r>
        <w:proofErr w:type="spellEnd"/>
        <w:r w:rsidR="00BC2004">
          <w:rPr>
            <w:rFonts w:ascii="Times New Roman" w:hAnsi="Times New Roman" w:cs="Times New Roman"/>
            <w:sz w:val="24"/>
            <w:szCs w:val="24"/>
          </w:rPr>
          <w:t xml:space="preserve"> (</w:t>
        </w:r>
        <w:proofErr w:type="spellStart"/>
        <w:r w:rsidR="00BC2004">
          <w:rPr>
            <w:rFonts w:ascii="Times New Roman" w:hAnsi="Times New Roman" w:cs="Times New Roman"/>
            <w:sz w:val="24"/>
            <w:szCs w:val="24"/>
          </w:rPr>
          <w:t>kasir</w:t>
        </w:r>
        <w:proofErr w:type="spellEnd"/>
        <w:r w:rsidR="00BC2004">
          <w:rPr>
            <w:rFonts w:ascii="Times New Roman" w:hAnsi="Times New Roman" w:cs="Times New Roman"/>
            <w:sz w:val="24"/>
            <w:szCs w:val="24"/>
          </w:rPr>
          <w:t>).</w:t>
        </w:r>
      </w:ins>
    </w:p>
    <w:p w14:paraId="2EEDA2CC" w14:textId="77777777" w:rsidR="008C6EC1" w:rsidRDefault="008C6EC1" w:rsidP="009A035E">
      <w:pPr>
        <w:pStyle w:val="ListParagraph"/>
        <w:ind w:left="1206"/>
        <w:jc w:val="both"/>
        <w:rPr>
          <w:ins w:id="25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</w:p>
    <w:p w14:paraId="1FD99512" w14:textId="41A4E3E8" w:rsidR="009A035E" w:rsidRDefault="008C6EC1" w:rsidP="009A035E">
      <w:pPr>
        <w:pStyle w:val="ListParagraph"/>
        <w:numPr>
          <w:ilvl w:val="0"/>
          <w:numId w:val="1"/>
        </w:numPr>
        <w:jc w:val="both"/>
        <w:rPr>
          <w:ins w:id="26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  <w:ins w:id="27" w:author="Microsoft Word" w:date="2024-10-07T19:01:00Z" w16du:dateUtc="2024-10-07T12:01:00Z">
        <w:r>
          <w:rPr>
            <w:rFonts w:ascii="Times New Roman" w:hAnsi="Times New Roman" w:cs="Times New Roman"/>
            <w:sz w:val="24"/>
            <w:szCs w:val="24"/>
          </w:rPr>
          <w:t xml:space="preserve">SUMBER DAYA YANG DIBUTUHKAN </w:t>
        </w:r>
      </w:ins>
    </w:p>
    <w:p w14:paraId="2824286E" w14:textId="77777777" w:rsidR="003621BD" w:rsidRDefault="00B30DF4" w:rsidP="003621BD">
      <w:pPr>
        <w:pStyle w:val="ListParagraph"/>
        <w:numPr>
          <w:ilvl w:val="1"/>
          <w:numId w:val="1"/>
        </w:numPr>
        <w:jc w:val="both"/>
        <w:rPr>
          <w:ins w:id="28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  <w:ins w:id="29" w:author="Microsoft Word" w:date="2024-10-07T19:01:00Z" w16du:dateUtc="2024-10-07T12:01:00Z">
        <w:r>
          <w:rPr>
            <w:rFonts w:ascii="Times New Roman" w:hAnsi="Times New Roman" w:cs="Times New Roman"/>
            <w:sz w:val="24"/>
            <w:szCs w:val="24"/>
          </w:rPr>
          <w:t>PERANGKAT LUNAK</w:t>
        </w:r>
      </w:ins>
    </w:p>
    <w:p w14:paraId="48DB4616" w14:textId="2B6DA372" w:rsidR="003621BD" w:rsidRPr="003621BD" w:rsidRDefault="003621BD" w:rsidP="003621BD">
      <w:pPr>
        <w:pStyle w:val="ListParagraph"/>
        <w:ind w:left="1080"/>
        <w:jc w:val="both"/>
        <w:rPr>
          <w:ins w:id="30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  <w:proofErr w:type="spellStart"/>
      <w:ins w:id="31" w:author="Microsoft Word" w:date="2024-10-07T19:01:00Z" w16du:dateUtc="2024-10-07T12:01:00Z">
        <w:r w:rsidRPr="003621BD">
          <w:rPr>
            <w:rFonts w:ascii="Times New Roman" w:hAnsi="Times New Roman" w:cs="Times New Roman"/>
            <w:sz w:val="24"/>
            <w:szCs w:val="24"/>
          </w:rPr>
          <w:t>Perangkat</w:t>
        </w:r>
        <w:proofErr w:type="spellEnd"/>
        <w:r w:rsidRPr="003621BD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621BD">
          <w:rPr>
            <w:rFonts w:ascii="Times New Roman" w:hAnsi="Times New Roman" w:cs="Times New Roman"/>
            <w:sz w:val="24"/>
            <w:szCs w:val="24"/>
          </w:rPr>
          <w:t>lunak</w:t>
        </w:r>
        <w:proofErr w:type="spellEnd"/>
        <w:r w:rsidRPr="003621BD">
          <w:rPr>
            <w:rFonts w:ascii="Times New Roman" w:hAnsi="Times New Roman" w:cs="Times New Roman"/>
            <w:sz w:val="24"/>
            <w:szCs w:val="24"/>
          </w:rPr>
          <w:t xml:space="preserve"> yang </w:t>
        </w:r>
        <w:proofErr w:type="spellStart"/>
        <w:r w:rsidRPr="003621BD">
          <w:rPr>
            <w:rFonts w:ascii="Times New Roman" w:hAnsi="Times New Roman" w:cs="Times New Roman"/>
            <w:sz w:val="24"/>
            <w:szCs w:val="24"/>
          </w:rPr>
          <w:t>digunakan</w:t>
        </w:r>
        <w:proofErr w:type="spellEnd"/>
        <w:r w:rsidRPr="003621BD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621BD">
          <w:rPr>
            <w:rFonts w:ascii="Times New Roman" w:hAnsi="Times New Roman" w:cs="Times New Roman"/>
            <w:sz w:val="24"/>
            <w:szCs w:val="24"/>
          </w:rPr>
          <w:t>adalah</w:t>
        </w:r>
        <w:proofErr w:type="spellEnd"/>
        <w:r w:rsidRPr="003621BD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621BD">
          <w:rPr>
            <w:rFonts w:ascii="Times New Roman" w:hAnsi="Times New Roman" w:cs="Times New Roman"/>
            <w:sz w:val="24"/>
            <w:szCs w:val="24"/>
          </w:rPr>
          <w:t>aplikasi</w:t>
        </w:r>
        <w:proofErr w:type="spellEnd"/>
        <w:r w:rsidRPr="003621BD">
          <w:rPr>
            <w:rFonts w:ascii="Times New Roman" w:hAnsi="Times New Roman" w:cs="Times New Roman"/>
            <w:sz w:val="24"/>
            <w:szCs w:val="24"/>
          </w:rPr>
          <w:t xml:space="preserve"> browser </w:t>
        </w:r>
        <w:proofErr w:type="spellStart"/>
        <w:r w:rsidRPr="003621BD">
          <w:rPr>
            <w:rFonts w:ascii="Times New Roman" w:hAnsi="Times New Roman" w:cs="Times New Roman"/>
            <w:sz w:val="24"/>
            <w:szCs w:val="24"/>
          </w:rPr>
          <w:t>seperti</w:t>
        </w:r>
        <w:proofErr w:type="spellEnd"/>
        <w:r w:rsidRPr="003621BD">
          <w:rPr>
            <w:rFonts w:ascii="Times New Roman" w:hAnsi="Times New Roman" w:cs="Times New Roman"/>
            <w:sz w:val="24"/>
            <w:szCs w:val="24"/>
          </w:rPr>
          <w:t xml:space="preserve"> Mozilla Firefox, Google Chrome, </w:t>
        </w:r>
        <w:proofErr w:type="spellStart"/>
        <w:r w:rsidRPr="003621BD">
          <w:rPr>
            <w:rFonts w:ascii="Times New Roman" w:hAnsi="Times New Roman" w:cs="Times New Roman"/>
            <w:sz w:val="24"/>
            <w:szCs w:val="24"/>
          </w:rPr>
          <w:t>aplikasi</w:t>
        </w:r>
        <w:proofErr w:type="spellEnd"/>
        <w:r w:rsidRPr="003621BD">
          <w:rPr>
            <w:rFonts w:ascii="Times New Roman" w:hAnsi="Times New Roman" w:cs="Times New Roman"/>
            <w:sz w:val="24"/>
            <w:szCs w:val="24"/>
          </w:rPr>
          <w:t xml:space="preserve"> Sublime Text, </w:t>
        </w:r>
        <w:proofErr w:type="spellStart"/>
        <w:r w:rsidRPr="003621BD">
          <w:rPr>
            <w:rFonts w:ascii="Times New Roman" w:hAnsi="Times New Roman" w:cs="Times New Roman"/>
            <w:sz w:val="24"/>
            <w:szCs w:val="24"/>
          </w:rPr>
          <w:t>atau</w:t>
        </w:r>
        <w:proofErr w:type="spellEnd"/>
        <w:r w:rsidRPr="003621BD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621BD">
          <w:rPr>
            <w:rFonts w:ascii="Times New Roman" w:hAnsi="Times New Roman" w:cs="Times New Roman"/>
            <w:sz w:val="24"/>
            <w:szCs w:val="24"/>
          </w:rPr>
          <w:t>aplikasi</w:t>
        </w:r>
        <w:proofErr w:type="spellEnd"/>
        <w:r w:rsidRPr="003621BD">
          <w:rPr>
            <w:rFonts w:ascii="Times New Roman" w:hAnsi="Times New Roman" w:cs="Times New Roman"/>
            <w:sz w:val="24"/>
            <w:szCs w:val="24"/>
          </w:rPr>
          <w:t xml:space="preserve"> browser </w:t>
        </w:r>
        <w:proofErr w:type="spellStart"/>
        <w:r w:rsidRPr="003621BD">
          <w:rPr>
            <w:rFonts w:ascii="Times New Roman" w:hAnsi="Times New Roman" w:cs="Times New Roman"/>
            <w:sz w:val="24"/>
            <w:szCs w:val="24"/>
          </w:rPr>
          <w:t>lainnya</w:t>
        </w:r>
        <w:proofErr w:type="spellEnd"/>
        <w:r w:rsidRPr="003621BD">
          <w:rPr>
            <w:rFonts w:ascii="Times New Roman" w:hAnsi="Times New Roman" w:cs="Times New Roman"/>
            <w:sz w:val="24"/>
            <w:szCs w:val="24"/>
          </w:rPr>
          <w:t>.</w:t>
        </w:r>
      </w:ins>
    </w:p>
    <w:p w14:paraId="4911A1F2" w14:textId="77777777" w:rsidR="003621BD" w:rsidRDefault="003621BD" w:rsidP="003621BD">
      <w:pPr>
        <w:pStyle w:val="ListParagraph"/>
        <w:ind w:left="1080"/>
        <w:jc w:val="both"/>
        <w:rPr>
          <w:ins w:id="32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</w:p>
    <w:p w14:paraId="77287504" w14:textId="0A48BFF0" w:rsidR="003621BD" w:rsidRDefault="003621BD" w:rsidP="003621BD">
      <w:pPr>
        <w:pStyle w:val="ListParagraph"/>
        <w:numPr>
          <w:ilvl w:val="1"/>
          <w:numId w:val="1"/>
        </w:numPr>
        <w:jc w:val="both"/>
        <w:rPr>
          <w:ins w:id="33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  <w:ins w:id="34" w:author="Microsoft Word" w:date="2024-10-07T19:01:00Z" w16du:dateUtc="2024-10-07T12:01:00Z">
        <w:r>
          <w:rPr>
            <w:rFonts w:ascii="Times New Roman" w:hAnsi="Times New Roman" w:cs="Times New Roman"/>
            <w:sz w:val="24"/>
            <w:szCs w:val="24"/>
          </w:rPr>
          <w:t>PERANGKAT KERAS</w:t>
        </w:r>
      </w:ins>
    </w:p>
    <w:p w14:paraId="6A9552A6" w14:textId="77777777" w:rsidR="007532F4" w:rsidRPr="007532F4" w:rsidRDefault="007532F4" w:rsidP="007532F4">
      <w:pPr>
        <w:pStyle w:val="ListParagraph"/>
        <w:ind w:left="1080"/>
        <w:jc w:val="both"/>
        <w:rPr>
          <w:ins w:id="35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  <w:proofErr w:type="spellStart"/>
      <w:ins w:id="36" w:author="Microsoft Word" w:date="2024-10-07T19:01:00Z" w16du:dateUtc="2024-10-07T12:01:00Z">
        <w:r w:rsidRPr="007532F4">
          <w:rPr>
            <w:rFonts w:ascii="Times New Roman" w:hAnsi="Times New Roman" w:cs="Times New Roman"/>
            <w:sz w:val="24"/>
            <w:szCs w:val="24"/>
          </w:rPr>
          <w:t>Perangkat</w:t>
        </w:r>
        <w:proofErr w:type="spellEnd"/>
        <w:r w:rsidRPr="007532F4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7532F4">
          <w:rPr>
            <w:rFonts w:ascii="Times New Roman" w:hAnsi="Times New Roman" w:cs="Times New Roman"/>
            <w:sz w:val="24"/>
            <w:szCs w:val="24"/>
          </w:rPr>
          <w:t>keras</w:t>
        </w:r>
        <w:proofErr w:type="spellEnd"/>
        <w:r w:rsidRPr="007532F4">
          <w:rPr>
            <w:rFonts w:ascii="Times New Roman" w:hAnsi="Times New Roman" w:cs="Times New Roman"/>
            <w:sz w:val="24"/>
            <w:szCs w:val="24"/>
          </w:rPr>
          <w:t xml:space="preserve"> yang </w:t>
        </w:r>
        <w:proofErr w:type="spellStart"/>
        <w:r w:rsidRPr="007532F4">
          <w:rPr>
            <w:rFonts w:ascii="Times New Roman" w:hAnsi="Times New Roman" w:cs="Times New Roman"/>
            <w:sz w:val="24"/>
            <w:szCs w:val="24"/>
          </w:rPr>
          <w:t>dilibatkan</w:t>
        </w:r>
        <w:proofErr w:type="spellEnd"/>
        <w:r w:rsidRPr="007532F4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7532F4">
          <w:rPr>
            <w:rFonts w:ascii="Times New Roman" w:hAnsi="Times New Roman" w:cs="Times New Roman"/>
            <w:sz w:val="24"/>
            <w:szCs w:val="24"/>
          </w:rPr>
          <w:t>dalam</w:t>
        </w:r>
        <w:proofErr w:type="spellEnd"/>
        <w:r w:rsidRPr="007532F4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7532F4">
          <w:rPr>
            <w:rFonts w:ascii="Times New Roman" w:hAnsi="Times New Roman" w:cs="Times New Roman"/>
            <w:sz w:val="24"/>
            <w:szCs w:val="24"/>
          </w:rPr>
          <w:t>mengujian</w:t>
        </w:r>
        <w:proofErr w:type="spellEnd"/>
        <w:r w:rsidRPr="007532F4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7532F4">
          <w:rPr>
            <w:rFonts w:ascii="Times New Roman" w:hAnsi="Times New Roman" w:cs="Times New Roman"/>
            <w:sz w:val="24"/>
            <w:szCs w:val="24"/>
          </w:rPr>
          <w:t>aplikasi</w:t>
        </w:r>
        <w:proofErr w:type="spellEnd"/>
        <w:r w:rsidRPr="007532F4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7532F4">
          <w:rPr>
            <w:rFonts w:ascii="Times New Roman" w:hAnsi="Times New Roman" w:cs="Times New Roman"/>
            <w:sz w:val="24"/>
            <w:szCs w:val="24"/>
          </w:rPr>
          <w:t>ini</w:t>
        </w:r>
        <w:proofErr w:type="spellEnd"/>
        <w:r w:rsidRPr="007532F4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proofErr w:type="gramStart"/>
        <w:r w:rsidRPr="007532F4">
          <w:rPr>
            <w:rFonts w:ascii="Times New Roman" w:hAnsi="Times New Roman" w:cs="Times New Roman"/>
            <w:sz w:val="24"/>
            <w:szCs w:val="24"/>
          </w:rPr>
          <w:t>adalah</w:t>
        </w:r>
        <w:proofErr w:type="spellEnd"/>
        <w:r w:rsidRPr="007532F4">
          <w:rPr>
            <w:rFonts w:ascii="Times New Roman" w:hAnsi="Times New Roman" w:cs="Times New Roman"/>
            <w:sz w:val="24"/>
            <w:szCs w:val="24"/>
          </w:rPr>
          <w:t xml:space="preserve"> :</w:t>
        </w:r>
        <w:proofErr w:type="gramEnd"/>
      </w:ins>
    </w:p>
    <w:p w14:paraId="7D908EC8" w14:textId="7775C1FE" w:rsidR="007532F4" w:rsidRPr="007532F4" w:rsidRDefault="007532F4" w:rsidP="007532F4">
      <w:pPr>
        <w:pStyle w:val="ListParagraph"/>
        <w:numPr>
          <w:ilvl w:val="0"/>
          <w:numId w:val="21"/>
        </w:numPr>
        <w:jc w:val="both"/>
        <w:rPr>
          <w:ins w:id="37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  <w:proofErr w:type="spellStart"/>
      <w:ins w:id="38" w:author="Microsoft Word" w:date="2024-10-07T19:01:00Z" w16du:dateUtc="2024-10-07T12:01:00Z">
        <w:r w:rsidRPr="007532F4">
          <w:rPr>
            <w:rFonts w:ascii="Times New Roman" w:hAnsi="Times New Roman" w:cs="Times New Roman"/>
            <w:sz w:val="24"/>
            <w:szCs w:val="24"/>
          </w:rPr>
          <w:t>Komputer</w:t>
        </w:r>
        <w:proofErr w:type="spellEnd"/>
        <w:r w:rsidRPr="007532F4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7532F4">
          <w:rPr>
            <w:rFonts w:ascii="Times New Roman" w:hAnsi="Times New Roman" w:cs="Times New Roman"/>
            <w:sz w:val="24"/>
            <w:szCs w:val="24"/>
          </w:rPr>
          <w:t>atau</w:t>
        </w:r>
        <w:proofErr w:type="spellEnd"/>
        <w:r w:rsidRPr="007532F4">
          <w:rPr>
            <w:rFonts w:ascii="Times New Roman" w:hAnsi="Times New Roman" w:cs="Times New Roman"/>
            <w:sz w:val="24"/>
            <w:szCs w:val="24"/>
          </w:rPr>
          <w:t xml:space="preserve"> Laptop yang </w:t>
        </w:r>
        <w:proofErr w:type="spellStart"/>
        <w:r w:rsidRPr="007532F4">
          <w:rPr>
            <w:rFonts w:ascii="Times New Roman" w:hAnsi="Times New Roman" w:cs="Times New Roman"/>
            <w:sz w:val="24"/>
            <w:szCs w:val="24"/>
          </w:rPr>
          <w:t>memiliki</w:t>
        </w:r>
        <w:proofErr w:type="spellEnd"/>
        <w:r w:rsidRPr="007532F4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7532F4">
          <w:rPr>
            <w:rFonts w:ascii="Times New Roman" w:hAnsi="Times New Roman" w:cs="Times New Roman"/>
            <w:sz w:val="24"/>
            <w:szCs w:val="24"/>
          </w:rPr>
          <w:t>koneksi</w:t>
        </w:r>
        <w:proofErr w:type="spellEnd"/>
        <w:r w:rsidRPr="007532F4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7532F4">
          <w:rPr>
            <w:rFonts w:ascii="Times New Roman" w:hAnsi="Times New Roman" w:cs="Times New Roman"/>
            <w:sz w:val="24"/>
            <w:szCs w:val="24"/>
          </w:rPr>
          <w:t>jaringan</w:t>
        </w:r>
        <w:proofErr w:type="spellEnd"/>
        <w:r w:rsidRPr="007532F4">
          <w:rPr>
            <w:rFonts w:ascii="Times New Roman" w:hAnsi="Times New Roman" w:cs="Times New Roman"/>
            <w:sz w:val="24"/>
            <w:szCs w:val="24"/>
          </w:rPr>
          <w:t xml:space="preserve"> internet.</w:t>
        </w:r>
      </w:ins>
    </w:p>
    <w:p w14:paraId="2DC27EC0" w14:textId="105A44AF" w:rsidR="007532F4" w:rsidRPr="007532F4" w:rsidRDefault="007532F4" w:rsidP="007532F4">
      <w:pPr>
        <w:pStyle w:val="ListParagraph"/>
        <w:numPr>
          <w:ilvl w:val="0"/>
          <w:numId w:val="21"/>
        </w:numPr>
        <w:jc w:val="both"/>
        <w:rPr>
          <w:ins w:id="39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  <w:ins w:id="40" w:author="Microsoft Word" w:date="2024-10-07T19:01:00Z" w16du:dateUtc="2024-10-07T12:01:00Z">
        <w:r w:rsidRPr="007532F4">
          <w:rPr>
            <w:rFonts w:ascii="Times New Roman" w:hAnsi="Times New Roman" w:cs="Times New Roman"/>
            <w:sz w:val="24"/>
            <w:szCs w:val="24"/>
          </w:rPr>
          <w:t xml:space="preserve">Mouse </w:t>
        </w:r>
        <w:proofErr w:type="spellStart"/>
        <w:r w:rsidRPr="007532F4">
          <w:rPr>
            <w:rFonts w:ascii="Times New Roman" w:hAnsi="Times New Roman" w:cs="Times New Roman"/>
            <w:sz w:val="24"/>
            <w:szCs w:val="24"/>
          </w:rPr>
          <w:t>sebagai</w:t>
        </w:r>
        <w:proofErr w:type="spellEnd"/>
        <w:r w:rsidRPr="007532F4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7532F4">
          <w:rPr>
            <w:rFonts w:ascii="Times New Roman" w:hAnsi="Times New Roman" w:cs="Times New Roman"/>
            <w:sz w:val="24"/>
            <w:szCs w:val="24"/>
          </w:rPr>
          <w:t>peralatan</w:t>
        </w:r>
        <w:proofErr w:type="spellEnd"/>
        <w:r w:rsidRPr="007532F4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7532F4">
          <w:rPr>
            <w:rFonts w:ascii="Times New Roman" w:hAnsi="Times New Roman" w:cs="Times New Roman"/>
            <w:sz w:val="24"/>
            <w:szCs w:val="24"/>
          </w:rPr>
          <w:t>antarmuka</w:t>
        </w:r>
        <w:proofErr w:type="spellEnd"/>
        <w:r w:rsidRPr="007532F4">
          <w:rPr>
            <w:rFonts w:ascii="Times New Roman" w:hAnsi="Times New Roman" w:cs="Times New Roman"/>
            <w:sz w:val="24"/>
            <w:szCs w:val="24"/>
          </w:rPr>
          <w:t>.</w:t>
        </w:r>
      </w:ins>
    </w:p>
    <w:p w14:paraId="5E3FBEDC" w14:textId="4F3800B4" w:rsidR="007532F4" w:rsidRDefault="007532F4" w:rsidP="007532F4">
      <w:pPr>
        <w:pStyle w:val="ListParagraph"/>
        <w:numPr>
          <w:ilvl w:val="0"/>
          <w:numId w:val="21"/>
        </w:numPr>
        <w:jc w:val="both"/>
        <w:rPr>
          <w:ins w:id="41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  <w:ins w:id="42" w:author="Microsoft Word" w:date="2024-10-07T19:01:00Z" w16du:dateUtc="2024-10-07T12:01:00Z">
        <w:r w:rsidRPr="007532F4">
          <w:rPr>
            <w:rFonts w:ascii="Times New Roman" w:hAnsi="Times New Roman" w:cs="Times New Roman"/>
            <w:sz w:val="24"/>
            <w:szCs w:val="24"/>
          </w:rPr>
          <w:t xml:space="preserve">Monitor </w:t>
        </w:r>
        <w:proofErr w:type="spellStart"/>
        <w:r w:rsidRPr="007532F4">
          <w:rPr>
            <w:rFonts w:ascii="Times New Roman" w:hAnsi="Times New Roman" w:cs="Times New Roman"/>
            <w:sz w:val="24"/>
            <w:szCs w:val="24"/>
          </w:rPr>
          <w:t>sebagai</w:t>
        </w:r>
        <w:proofErr w:type="spellEnd"/>
        <w:r w:rsidRPr="007532F4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7532F4">
          <w:rPr>
            <w:rFonts w:ascii="Times New Roman" w:hAnsi="Times New Roman" w:cs="Times New Roman"/>
            <w:sz w:val="24"/>
            <w:szCs w:val="24"/>
          </w:rPr>
          <w:t>peralatan</w:t>
        </w:r>
        <w:proofErr w:type="spellEnd"/>
        <w:r w:rsidRPr="007532F4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7532F4">
          <w:rPr>
            <w:rFonts w:ascii="Times New Roman" w:hAnsi="Times New Roman" w:cs="Times New Roman"/>
            <w:sz w:val="24"/>
            <w:szCs w:val="24"/>
          </w:rPr>
          <w:t>antarmuka</w:t>
        </w:r>
        <w:proofErr w:type="spellEnd"/>
        <w:r w:rsidRPr="007532F4">
          <w:rPr>
            <w:rFonts w:ascii="Times New Roman" w:hAnsi="Times New Roman" w:cs="Times New Roman"/>
            <w:sz w:val="24"/>
            <w:szCs w:val="24"/>
          </w:rPr>
          <w:t>.</w:t>
        </w:r>
      </w:ins>
    </w:p>
    <w:p w14:paraId="2C10351E" w14:textId="5F947B01" w:rsidR="007532F4" w:rsidRPr="007532F4" w:rsidRDefault="007532F4" w:rsidP="007532F4">
      <w:pPr>
        <w:pStyle w:val="ListParagraph"/>
        <w:numPr>
          <w:ilvl w:val="0"/>
          <w:numId w:val="21"/>
        </w:numPr>
        <w:jc w:val="both"/>
        <w:rPr>
          <w:ins w:id="43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  <w:ins w:id="44" w:author="Microsoft Word" w:date="2024-10-07T19:01:00Z" w16du:dateUtc="2024-10-07T12:01:00Z">
        <w:r w:rsidRPr="007532F4">
          <w:rPr>
            <w:rFonts w:ascii="Times New Roman" w:hAnsi="Times New Roman" w:cs="Times New Roman"/>
            <w:sz w:val="24"/>
            <w:szCs w:val="24"/>
          </w:rPr>
          <w:t xml:space="preserve">Keyboard </w:t>
        </w:r>
        <w:proofErr w:type="spellStart"/>
        <w:r w:rsidRPr="007532F4">
          <w:rPr>
            <w:rFonts w:ascii="Times New Roman" w:hAnsi="Times New Roman" w:cs="Times New Roman"/>
            <w:sz w:val="24"/>
            <w:szCs w:val="24"/>
          </w:rPr>
          <w:t>sebagai</w:t>
        </w:r>
        <w:proofErr w:type="spellEnd"/>
        <w:r w:rsidRPr="007532F4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7532F4">
          <w:rPr>
            <w:rFonts w:ascii="Times New Roman" w:hAnsi="Times New Roman" w:cs="Times New Roman"/>
            <w:sz w:val="24"/>
            <w:szCs w:val="24"/>
          </w:rPr>
          <w:t>peralatan</w:t>
        </w:r>
        <w:proofErr w:type="spellEnd"/>
        <w:r w:rsidRPr="007532F4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7532F4">
          <w:rPr>
            <w:rFonts w:ascii="Times New Roman" w:hAnsi="Times New Roman" w:cs="Times New Roman"/>
            <w:sz w:val="24"/>
            <w:szCs w:val="24"/>
          </w:rPr>
          <w:t>antarmuka</w:t>
        </w:r>
        <w:proofErr w:type="spellEnd"/>
        <w:r w:rsidRPr="007532F4">
          <w:rPr>
            <w:rFonts w:ascii="Times New Roman" w:hAnsi="Times New Roman" w:cs="Times New Roman"/>
            <w:sz w:val="24"/>
            <w:szCs w:val="24"/>
          </w:rPr>
          <w:t>.</w:t>
        </w:r>
      </w:ins>
    </w:p>
    <w:p w14:paraId="32141677" w14:textId="77777777" w:rsidR="003621BD" w:rsidRDefault="003621BD" w:rsidP="003621BD">
      <w:pPr>
        <w:pStyle w:val="ListParagraph"/>
        <w:ind w:left="1080"/>
        <w:jc w:val="both"/>
        <w:rPr>
          <w:ins w:id="45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</w:p>
    <w:p w14:paraId="00646B16" w14:textId="33EACD5B" w:rsidR="003621BD" w:rsidRDefault="003621BD" w:rsidP="003621BD">
      <w:pPr>
        <w:pStyle w:val="ListParagraph"/>
        <w:numPr>
          <w:ilvl w:val="1"/>
          <w:numId w:val="1"/>
        </w:numPr>
        <w:jc w:val="both"/>
        <w:rPr>
          <w:ins w:id="46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  <w:ins w:id="47" w:author="Microsoft Word" w:date="2024-10-07T19:01:00Z" w16du:dateUtc="2024-10-07T12:01:00Z">
        <w:r>
          <w:rPr>
            <w:rFonts w:ascii="Times New Roman" w:hAnsi="Times New Roman" w:cs="Times New Roman"/>
            <w:sz w:val="24"/>
            <w:szCs w:val="24"/>
          </w:rPr>
          <w:t>SUMBER DAYA MANUSIA</w:t>
        </w:r>
      </w:ins>
    </w:p>
    <w:p w14:paraId="4749AFDA" w14:textId="3C29FC0B" w:rsidR="007532F4" w:rsidRDefault="003A3E4F" w:rsidP="007532F4">
      <w:pPr>
        <w:pStyle w:val="ListParagraph"/>
        <w:ind w:left="1080"/>
        <w:jc w:val="both"/>
        <w:rPr>
          <w:ins w:id="48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  <w:proofErr w:type="spellStart"/>
      <w:ins w:id="49" w:author="Microsoft Word" w:date="2024-10-07T19:01:00Z" w16du:dateUtc="2024-10-07T12:01:00Z">
        <w:r w:rsidRPr="003A3E4F">
          <w:rPr>
            <w:rFonts w:ascii="Times New Roman" w:hAnsi="Times New Roman" w:cs="Times New Roman"/>
            <w:sz w:val="24"/>
            <w:szCs w:val="24"/>
          </w:rPr>
          <w:t>Sumber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daya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manusia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yang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akan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menggunakan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aplikasi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ini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dari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sisi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petugas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adalah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yang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memiliki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pemahaman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tentang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antarmuka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computer dan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mengoprasikannya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.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Sedangkan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dari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sisi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administrator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adalah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yang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memiliki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pemahaman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tentang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laporan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aplikasi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kasir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dan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mampu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mengoprasikan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computer dan yang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terakhir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dari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sisi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preview SPI. SPI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adalah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yang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tidak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hanya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mampu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mengoprasikan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computer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namun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juga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memahami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tentang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standar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penyusunan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aplikasi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kasir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dan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memahami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prosedur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review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aplikasi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kasir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>.</w:t>
        </w:r>
      </w:ins>
    </w:p>
    <w:p w14:paraId="7FD98CD4" w14:textId="77777777" w:rsidR="003A3E4F" w:rsidRDefault="003621BD" w:rsidP="003A3E4F">
      <w:pPr>
        <w:pStyle w:val="ListParagraph"/>
        <w:numPr>
          <w:ilvl w:val="1"/>
          <w:numId w:val="1"/>
        </w:numPr>
        <w:jc w:val="both"/>
        <w:rPr>
          <w:ins w:id="50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  <w:ins w:id="51" w:author="Microsoft Word" w:date="2024-10-07T19:01:00Z" w16du:dateUtc="2024-10-07T12:01:00Z">
        <w:r>
          <w:rPr>
            <w:rFonts w:ascii="Times New Roman" w:hAnsi="Times New Roman" w:cs="Times New Roman"/>
            <w:sz w:val="24"/>
            <w:szCs w:val="24"/>
          </w:rPr>
          <w:lastRenderedPageBreak/>
          <w:t>PENGENALAN DAN PELATIHAN</w:t>
        </w:r>
      </w:ins>
    </w:p>
    <w:p w14:paraId="59F4F06D" w14:textId="4A4CD022" w:rsidR="003A3E4F" w:rsidRPr="003A3E4F" w:rsidRDefault="003A3E4F" w:rsidP="003A3E4F">
      <w:pPr>
        <w:pStyle w:val="ListParagraph"/>
        <w:ind w:left="1080"/>
        <w:jc w:val="both"/>
        <w:rPr>
          <w:ins w:id="52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  <w:proofErr w:type="spellStart"/>
      <w:ins w:id="53" w:author="Microsoft Word" w:date="2024-10-07T19:01:00Z" w16du:dateUtc="2024-10-07T12:01:00Z">
        <w:r w:rsidRPr="003A3E4F">
          <w:rPr>
            <w:rFonts w:ascii="Times New Roman" w:hAnsi="Times New Roman" w:cs="Times New Roman"/>
            <w:sz w:val="24"/>
            <w:szCs w:val="24"/>
          </w:rPr>
          <w:t>Sumber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daya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manusia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yang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terlibat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dalam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operasional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penggunaan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aplikasi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ini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sehari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hari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terlebih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dahulu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diberikan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pengenalan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dan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pelatihan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yang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cukup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untuk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menggunakan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aplikasi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3A3E4F">
          <w:rPr>
            <w:rFonts w:ascii="Times New Roman" w:hAnsi="Times New Roman" w:cs="Times New Roman"/>
            <w:sz w:val="24"/>
            <w:szCs w:val="24"/>
          </w:rPr>
          <w:t>kasir</w:t>
        </w:r>
        <w:proofErr w:type="spellEnd"/>
        <w:r w:rsidRPr="003A3E4F">
          <w:rPr>
            <w:rFonts w:ascii="Times New Roman" w:hAnsi="Times New Roman" w:cs="Times New Roman"/>
            <w:sz w:val="24"/>
            <w:szCs w:val="24"/>
          </w:rPr>
          <w:t>.</w:t>
        </w:r>
      </w:ins>
    </w:p>
    <w:p w14:paraId="2C5C8822" w14:textId="77777777" w:rsidR="00A02CFD" w:rsidRDefault="00A02CFD" w:rsidP="00A02C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5B893C" w14:textId="622AB349" w:rsidR="00C03763" w:rsidRPr="00C03763" w:rsidRDefault="00965B88" w:rsidP="00C037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DAN CARA PENGGUNAA</w:t>
      </w:r>
      <w:r w:rsidR="00C03763">
        <w:rPr>
          <w:rFonts w:ascii="Times New Roman" w:hAnsi="Times New Roman" w:cs="Times New Roman"/>
          <w:sz w:val="24"/>
          <w:szCs w:val="24"/>
        </w:rPr>
        <w:t>N</w:t>
      </w:r>
    </w:p>
    <w:p w14:paraId="1BBC3FBB" w14:textId="58F98D5D" w:rsidR="003621BD" w:rsidRDefault="00C03763" w:rsidP="00C0376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03763">
        <w:rPr>
          <w:rFonts w:ascii="Times New Roman" w:hAnsi="Times New Roman" w:cs="Times New Roman"/>
          <w:sz w:val="24"/>
          <w:szCs w:val="24"/>
        </w:rPr>
        <w:t>STRUKTUR MENU</w:t>
      </w:r>
    </w:p>
    <w:p w14:paraId="25861790" w14:textId="5E91E7FE" w:rsidR="00C03763" w:rsidRDefault="003D7275" w:rsidP="003D727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3541E3">
        <w:rPr>
          <w:rFonts w:ascii="Times New Roman" w:hAnsi="Times New Roman" w:cs="Times New Roman"/>
          <w:sz w:val="24"/>
          <w:szCs w:val="24"/>
        </w:rPr>
        <w:t xml:space="preserve"> menu pada </w:t>
      </w:r>
      <w:proofErr w:type="spellStart"/>
      <w:r w:rsidR="003541E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3541E3">
        <w:rPr>
          <w:rFonts w:ascii="Times New Roman" w:hAnsi="Times New Roman" w:cs="Times New Roman"/>
          <w:sz w:val="24"/>
          <w:szCs w:val="24"/>
        </w:rPr>
        <w:t xml:space="preserve"> system monitoring dan </w:t>
      </w:r>
      <w:proofErr w:type="spellStart"/>
      <w:r w:rsidR="003541E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54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1E3">
        <w:rPr>
          <w:rFonts w:ascii="Times New Roman" w:hAnsi="Times New Roman" w:cs="Times New Roman"/>
          <w:sz w:val="24"/>
          <w:szCs w:val="24"/>
        </w:rPr>
        <w:t>pengawasan</w:t>
      </w:r>
      <w:proofErr w:type="spellEnd"/>
      <w:r w:rsidR="00354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1E3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3541E3">
        <w:rPr>
          <w:rFonts w:ascii="Times New Roman" w:hAnsi="Times New Roman" w:cs="Times New Roman"/>
          <w:sz w:val="24"/>
          <w:szCs w:val="24"/>
        </w:rPr>
        <w:t xml:space="preserve"> review </w:t>
      </w:r>
      <w:proofErr w:type="spellStart"/>
      <w:r w:rsidR="003541E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354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1E3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="00354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1E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54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541E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541E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0FFED8B" w14:textId="3036036E" w:rsidR="00EE144A" w:rsidRDefault="00EE144A" w:rsidP="00EE144A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144A">
        <w:rPr>
          <w:rFonts w:ascii="Times New Roman" w:hAnsi="Times New Roman" w:cs="Times New Roman"/>
          <w:sz w:val="24"/>
          <w:szCs w:val="24"/>
        </w:rPr>
        <w:t xml:space="preserve">Menu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EE144A">
        <w:rPr>
          <w:rFonts w:ascii="Times New Roman" w:hAnsi="Times New Roman" w:cs="Times New Roman"/>
          <w:sz w:val="24"/>
          <w:szCs w:val="24"/>
        </w:rPr>
        <w:t>dmin</w:t>
      </w:r>
    </w:p>
    <w:p w14:paraId="73A110DB" w14:textId="62DE9B7D" w:rsidR="00EE144A" w:rsidRDefault="00EE144A" w:rsidP="00EE144A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144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E144A">
        <w:rPr>
          <w:rFonts w:ascii="Times New Roman" w:hAnsi="Times New Roman" w:cs="Times New Roman"/>
          <w:sz w:val="24"/>
          <w:szCs w:val="24"/>
        </w:rPr>
        <w:t xml:space="preserve"> 5 menu </w:t>
      </w:r>
      <w:proofErr w:type="spellStart"/>
      <w:r w:rsidRPr="00EE144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EE1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4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E144A">
        <w:rPr>
          <w:rFonts w:ascii="Times New Roman" w:hAnsi="Times New Roman" w:cs="Times New Roman"/>
          <w:sz w:val="24"/>
          <w:szCs w:val="24"/>
        </w:rPr>
        <w:t xml:space="preserve"> menu admin:</w:t>
      </w:r>
    </w:p>
    <w:p w14:paraId="41430567" w14:textId="77777777" w:rsidR="00EE144A" w:rsidRDefault="00EE144A" w:rsidP="00EE144A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144A">
        <w:rPr>
          <w:rFonts w:ascii="Times New Roman" w:hAnsi="Times New Roman" w:cs="Times New Roman"/>
          <w:sz w:val="24"/>
          <w:szCs w:val="24"/>
        </w:rPr>
        <w:t xml:space="preserve">Kelola Data </w:t>
      </w:r>
      <w:proofErr w:type="spellStart"/>
      <w:r w:rsidRPr="00EE144A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17F0E544" w14:textId="77777777" w:rsidR="00EE144A" w:rsidRDefault="00EE144A" w:rsidP="00EE144A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144A">
        <w:rPr>
          <w:rFonts w:ascii="Times New Roman" w:hAnsi="Times New Roman" w:cs="Times New Roman"/>
          <w:sz w:val="24"/>
          <w:szCs w:val="24"/>
        </w:rPr>
        <w:t xml:space="preserve">Kelola Data </w:t>
      </w:r>
      <w:proofErr w:type="spellStart"/>
      <w:r w:rsidRPr="00EE144A">
        <w:rPr>
          <w:rFonts w:ascii="Times New Roman" w:hAnsi="Times New Roman" w:cs="Times New Roman"/>
          <w:sz w:val="24"/>
          <w:szCs w:val="24"/>
        </w:rPr>
        <w:t>Pelanggan</w:t>
      </w:r>
      <w:proofErr w:type="spellEnd"/>
    </w:p>
    <w:p w14:paraId="5BD29074" w14:textId="77777777" w:rsidR="00EE144A" w:rsidRDefault="00EE144A" w:rsidP="00EE144A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144A">
        <w:rPr>
          <w:rFonts w:ascii="Times New Roman" w:hAnsi="Times New Roman" w:cs="Times New Roman"/>
          <w:sz w:val="24"/>
          <w:szCs w:val="24"/>
        </w:rPr>
        <w:t>Kelola Stok Barang</w:t>
      </w:r>
    </w:p>
    <w:p w14:paraId="7255E287" w14:textId="77777777" w:rsidR="00EE144A" w:rsidRDefault="00EE144A" w:rsidP="00EE144A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144A">
        <w:rPr>
          <w:rFonts w:ascii="Times New Roman" w:hAnsi="Times New Roman" w:cs="Times New Roman"/>
          <w:sz w:val="24"/>
          <w:szCs w:val="24"/>
        </w:rPr>
        <w:t xml:space="preserve"> Riwayat </w:t>
      </w:r>
      <w:proofErr w:type="spellStart"/>
      <w:r w:rsidRPr="00EE144A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5A44F665" w14:textId="77777777" w:rsidR="00C425C7" w:rsidRDefault="00EE144A" w:rsidP="00C425C7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144A">
        <w:rPr>
          <w:rFonts w:ascii="Times New Roman" w:hAnsi="Times New Roman" w:cs="Times New Roman"/>
          <w:sz w:val="24"/>
          <w:szCs w:val="24"/>
        </w:rPr>
        <w:t>Logout</w:t>
      </w:r>
    </w:p>
    <w:p w14:paraId="19B930A0" w14:textId="77777777" w:rsidR="00C425C7" w:rsidRDefault="00C425C7" w:rsidP="00C425C7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425C7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Pr="00C425C7">
        <w:rPr>
          <w:rFonts w:ascii="Times New Roman" w:hAnsi="Times New Roman" w:cs="Times New Roman"/>
          <w:sz w:val="24"/>
          <w:szCs w:val="24"/>
        </w:rPr>
        <w:t>petugas</w:t>
      </w:r>
      <w:proofErr w:type="spellEnd"/>
    </w:p>
    <w:p w14:paraId="12D4E4F2" w14:textId="77777777" w:rsidR="00C425C7" w:rsidRDefault="00C425C7" w:rsidP="00C425C7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425C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425C7">
        <w:rPr>
          <w:rFonts w:ascii="Times New Roman" w:hAnsi="Times New Roman" w:cs="Times New Roman"/>
          <w:sz w:val="24"/>
          <w:szCs w:val="24"/>
        </w:rPr>
        <w:t xml:space="preserve"> 4 menu </w:t>
      </w:r>
      <w:proofErr w:type="spellStart"/>
      <w:r w:rsidRPr="00C425C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42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25C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425C7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C425C7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C425C7">
        <w:rPr>
          <w:rFonts w:ascii="Times New Roman" w:hAnsi="Times New Roman" w:cs="Times New Roman"/>
          <w:sz w:val="24"/>
          <w:szCs w:val="24"/>
        </w:rPr>
        <w:t>:</w:t>
      </w:r>
    </w:p>
    <w:p w14:paraId="53024E0F" w14:textId="77777777" w:rsidR="00C425C7" w:rsidRDefault="00C425C7" w:rsidP="00C425C7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425C7">
        <w:rPr>
          <w:rFonts w:ascii="Times New Roman" w:hAnsi="Times New Roman" w:cs="Times New Roman"/>
          <w:sz w:val="24"/>
          <w:szCs w:val="24"/>
        </w:rPr>
        <w:t xml:space="preserve">Kelola Data </w:t>
      </w:r>
      <w:proofErr w:type="spellStart"/>
      <w:r w:rsidRPr="00C425C7">
        <w:rPr>
          <w:rFonts w:ascii="Times New Roman" w:hAnsi="Times New Roman" w:cs="Times New Roman"/>
          <w:sz w:val="24"/>
          <w:szCs w:val="24"/>
        </w:rPr>
        <w:t>Pelanggan</w:t>
      </w:r>
      <w:proofErr w:type="spellEnd"/>
    </w:p>
    <w:p w14:paraId="3E284D25" w14:textId="77777777" w:rsidR="00C425C7" w:rsidRDefault="00C425C7" w:rsidP="00C425C7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425C7">
        <w:rPr>
          <w:rFonts w:ascii="Times New Roman" w:hAnsi="Times New Roman" w:cs="Times New Roman"/>
          <w:sz w:val="24"/>
          <w:szCs w:val="24"/>
        </w:rPr>
        <w:t>Menu</w:t>
      </w:r>
    </w:p>
    <w:p w14:paraId="2AF19C79" w14:textId="77777777" w:rsidR="00C425C7" w:rsidRDefault="00C425C7" w:rsidP="00C425C7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425C7">
        <w:rPr>
          <w:rFonts w:ascii="Times New Roman" w:hAnsi="Times New Roman" w:cs="Times New Roman"/>
          <w:sz w:val="24"/>
          <w:szCs w:val="24"/>
        </w:rPr>
        <w:t xml:space="preserve">Riwayat </w:t>
      </w:r>
      <w:proofErr w:type="spellStart"/>
      <w:r w:rsidRPr="00C425C7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C425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4CA167" w14:textId="2B244ED9" w:rsidR="004F4485" w:rsidRDefault="00C425C7" w:rsidP="00C425C7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425C7">
        <w:rPr>
          <w:rFonts w:ascii="Times New Roman" w:hAnsi="Times New Roman" w:cs="Times New Roman"/>
          <w:sz w:val="24"/>
          <w:szCs w:val="24"/>
        </w:rPr>
        <w:t>Logout</w:t>
      </w:r>
    </w:p>
    <w:p w14:paraId="0E9EAA58" w14:textId="77777777" w:rsidR="00D542AA" w:rsidRPr="00C425C7" w:rsidRDefault="00D542AA" w:rsidP="00D542AA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1390E12E" w14:textId="4E025E53" w:rsidR="0045016A" w:rsidRPr="0045016A" w:rsidRDefault="0045016A" w:rsidP="0045016A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016A">
        <w:rPr>
          <w:rFonts w:ascii="Times New Roman" w:hAnsi="Times New Roman" w:cs="Times New Roman"/>
          <w:sz w:val="24"/>
          <w:szCs w:val="24"/>
        </w:rPr>
        <w:t>Penggunaan</w:t>
      </w:r>
      <w:proofErr w:type="spellEnd"/>
    </w:p>
    <w:p w14:paraId="5223FA73" w14:textId="41EE4461" w:rsidR="001C5708" w:rsidRDefault="0045016A" w:rsidP="00B433A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986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42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D34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42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D34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429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="005D3429">
        <w:rPr>
          <w:rFonts w:ascii="Times New Roman" w:hAnsi="Times New Roman" w:cs="Times New Roman"/>
          <w:sz w:val="24"/>
          <w:szCs w:val="24"/>
        </w:rPr>
        <w:t>.</w:t>
      </w:r>
    </w:p>
    <w:p w14:paraId="6B6F7DC8" w14:textId="69A553B0" w:rsidR="00B433A5" w:rsidRDefault="00225EE4" w:rsidP="004C511C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</w:t>
      </w:r>
    </w:p>
    <w:p w14:paraId="43B73F8F" w14:textId="1B06EAF1" w:rsidR="003523B2" w:rsidRDefault="003523B2" w:rsidP="003523B2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</w:t>
      </w:r>
      <w:r w:rsidR="00FF75AA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40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64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40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6440F">
        <w:rPr>
          <w:rFonts w:ascii="Times New Roman" w:hAnsi="Times New Roman" w:cs="Times New Roman"/>
          <w:sz w:val="24"/>
          <w:szCs w:val="24"/>
        </w:rPr>
        <w:t>:</w:t>
      </w:r>
    </w:p>
    <w:p w14:paraId="48E13104" w14:textId="1B91C5A5" w:rsidR="0006440F" w:rsidRDefault="0006440F" w:rsidP="0006440F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Google Chrome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localhost/</w:t>
      </w:r>
      <w:proofErr w:type="spellStart"/>
      <w:r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="005A0A10">
        <w:rPr>
          <w:rFonts w:ascii="Times New Roman" w:hAnsi="Times New Roman" w:cs="Times New Roman"/>
          <w:sz w:val="24"/>
          <w:szCs w:val="24"/>
        </w:rPr>
        <w:t>.</w:t>
      </w:r>
    </w:p>
    <w:p w14:paraId="0571E62B" w14:textId="4257FD4B" w:rsidR="0006440F" w:rsidRDefault="005A0A10" w:rsidP="0006440F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Enter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 pada browser.</w:t>
      </w:r>
    </w:p>
    <w:p w14:paraId="00028CC5" w14:textId="77777777" w:rsidR="00040BB5" w:rsidRDefault="00447658" w:rsidP="00040BB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0C18979" w14:textId="77777777" w:rsidR="000255A2" w:rsidRDefault="000255A2" w:rsidP="000255A2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1EC634D" w14:textId="18C8DD09" w:rsidR="006C5310" w:rsidRDefault="00867905" w:rsidP="006C5310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3ED491" wp14:editId="165E9164">
            <wp:extent cx="4312143" cy="2020869"/>
            <wp:effectExtent l="0" t="0" r="0" b="0"/>
            <wp:docPr id="175532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28740" name="Picture 17553287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352" cy="20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4FC6" w14:textId="308BA8E2" w:rsidR="008439D8" w:rsidRPr="006C5310" w:rsidRDefault="008439D8" w:rsidP="006C5310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  <w:r w:rsidR="004323DB">
        <w:rPr>
          <w:rFonts w:ascii="Times New Roman" w:hAnsi="Times New Roman" w:cs="Times New Roman"/>
          <w:sz w:val="24"/>
          <w:szCs w:val="24"/>
        </w:rPr>
        <w:t>.</w:t>
      </w:r>
    </w:p>
    <w:p w14:paraId="3A1A6747" w14:textId="4CEE2926" w:rsidR="00040BB5" w:rsidRDefault="008439D8" w:rsidP="00040BB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0460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46055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0460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055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0460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055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0460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460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460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055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046055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04605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460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05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46055">
        <w:rPr>
          <w:rFonts w:ascii="Times New Roman" w:hAnsi="Times New Roman" w:cs="Times New Roman"/>
          <w:sz w:val="24"/>
          <w:szCs w:val="24"/>
        </w:rPr>
        <w:t>:</w:t>
      </w:r>
    </w:p>
    <w:p w14:paraId="103DFE7B" w14:textId="77777777" w:rsidR="000255A2" w:rsidRDefault="000255A2" w:rsidP="000255A2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406F3C67" w14:textId="77889291" w:rsidR="00046055" w:rsidRPr="000255A2" w:rsidRDefault="000255A2" w:rsidP="000255A2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E5627F" wp14:editId="4D6BCD7F">
            <wp:extent cx="4546399" cy="2114030"/>
            <wp:effectExtent l="0" t="0" r="6985" b="635"/>
            <wp:docPr id="10108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0799" name="Picture 1010807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750" cy="212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40EC" w14:textId="77777777" w:rsidR="00046055" w:rsidRDefault="00046055" w:rsidP="00046055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0CA561D4" w14:textId="5AA59193" w:rsidR="00FE4C75" w:rsidRDefault="00FE4C75" w:rsidP="00046055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</w:t>
      </w:r>
      <w:r w:rsidR="004323DB">
        <w:rPr>
          <w:rFonts w:ascii="Times New Roman" w:hAnsi="Times New Roman" w:cs="Times New Roman"/>
          <w:sz w:val="24"/>
          <w:szCs w:val="24"/>
        </w:rPr>
        <w:t>ngguna</w:t>
      </w:r>
      <w:proofErr w:type="spellEnd"/>
      <w:r w:rsidR="00432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username, password, </w:t>
      </w:r>
      <w:r w:rsidR="008D2F90">
        <w:rPr>
          <w:rFonts w:ascii="Times New Roman" w:hAnsi="Times New Roman" w:cs="Times New Roman"/>
          <w:sz w:val="24"/>
          <w:szCs w:val="24"/>
        </w:rPr>
        <w:t>dan</w:t>
      </w:r>
      <w:r>
        <w:rPr>
          <w:rFonts w:ascii="Times New Roman" w:hAnsi="Times New Roman" w:cs="Times New Roman"/>
          <w:sz w:val="24"/>
          <w:szCs w:val="24"/>
        </w:rPr>
        <w:t xml:space="preserve"> level,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664D7F3" w14:textId="77777777" w:rsidR="00046055" w:rsidRDefault="00046055" w:rsidP="00046055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235ED24" w14:textId="48D86772" w:rsidR="00046055" w:rsidRDefault="008D2F90" w:rsidP="0004605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</w:t>
      </w:r>
      <w:r w:rsidR="002E2D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2DE2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2E2D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2DE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E2DE2">
        <w:rPr>
          <w:rFonts w:ascii="Times New Roman" w:hAnsi="Times New Roman" w:cs="Times New Roman"/>
          <w:sz w:val="24"/>
          <w:szCs w:val="24"/>
        </w:rPr>
        <w:t xml:space="preserve"> </w:t>
      </w:r>
      <w:r w:rsidR="004323DB">
        <w:rPr>
          <w:rFonts w:ascii="Times New Roman" w:hAnsi="Times New Roman" w:cs="Times New Roman"/>
          <w:sz w:val="24"/>
          <w:szCs w:val="24"/>
        </w:rPr>
        <w:t>administrator</w:t>
      </w:r>
      <w:r w:rsidR="002E2D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E2DE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2E2D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2DE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E2DE2">
        <w:rPr>
          <w:rFonts w:ascii="Times New Roman" w:hAnsi="Times New Roman" w:cs="Times New Roman"/>
          <w:sz w:val="24"/>
          <w:szCs w:val="24"/>
        </w:rPr>
        <w:t xml:space="preserve"> user</w:t>
      </w:r>
      <w:r w:rsidR="0049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3F3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49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3F3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93F36">
        <w:rPr>
          <w:rFonts w:ascii="Times New Roman" w:hAnsi="Times New Roman" w:cs="Times New Roman"/>
          <w:sz w:val="24"/>
          <w:szCs w:val="24"/>
        </w:rPr>
        <w:t xml:space="preserve"> </w:t>
      </w:r>
      <w:r w:rsidR="00516728">
        <w:rPr>
          <w:rFonts w:ascii="Times New Roman" w:hAnsi="Times New Roman" w:cs="Times New Roman"/>
          <w:sz w:val="24"/>
          <w:szCs w:val="24"/>
        </w:rPr>
        <w:t>admin</w:t>
      </w:r>
      <w:r w:rsidR="00493F36">
        <w:rPr>
          <w:rFonts w:ascii="Times New Roman" w:hAnsi="Times New Roman" w:cs="Times New Roman"/>
          <w:sz w:val="24"/>
          <w:szCs w:val="24"/>
        </w:rPr>
        <w:t xml:space="preserve"> dan pada </w:t>
      </w:r>
      <w:proofErr w:type="spellStart"/>
      <w:r w:rsidR="00493F3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49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3F3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9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3F36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="00493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4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154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41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2154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417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215417">
        <w:rPr>
          <w:rFonts w:ascii="Times New Roman" w:hAnsi="Times New Roman" w:cs="Times New Roman"/>
          <w:sz w:val="24"/>
          <w:szCs w:val="24"/>
        </w:rPr>
        <w:t xml:space="preserve"> pada menu </w:t>
      </w:r>
      <w:proofErr w:type="spellStart"/>
      <w:r w:rsidR="00215417">
        <w:rPr>
          <w:rFonts w:ascii="Times New Roman" w:hAnsi="Times New Roman" w:cs="Times New Roman"/>
          <w:sz w:val="24"/>
          <w:szCs w:val="24"/>
        </w:rPr>
        <w:t>utama</w:t>
      </w:r>
      <w:proofErr w:type="spellEnd"/>
    </w:p>
    <w:p w14:paraId="13D8B902" w14:textId="77777777" w:rsidR="00DE53C5" w:rsidRDefault="00DE53C5" w:rsidP="00DE53C5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539A17E2" w14:textId="79815946" w:rsidR="00DE53C5" w:rsidRDefault="00DE53C5" w:rsidP="00DE53C5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4ADD0B" wp14:editId="5D35F821">
            <wp:extent cx="4470271" cy="2085971"/>
            <wp:effectExtent l="0" t="0" r="6985" b="0"/>
            <wp:docPr id="12151258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25864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271" cy="208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7864" w14:textId="77777777" w:rsidR="00362B77" w:rsidRDefault="00362B77" w:rsidP="00DE53C5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57249746" w14:textId="77777777" w:rsidR="00D96D5A" w:rsidRDefault="00DB0A15" w:rsidP="00D96D5A">
      <w:pPr>
        <w:pStyle w:val="ListParagraph"/>
        <w:numPr>
          <w:ilvl w:val="3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0A15">
        <w:rPr>
          <w:rFonts w:ascii="Times New Roman" w:hAnsi="Times New Roman" w:cs="Times New Roman"/>
          <w:sz w:val="24"/>
          <w:szCs w:val="24"/>
        </w:rPr>
        <w:t xml:space="preserve">Fitur </w:t>
      </w:r>
      <w:r w:rsidR="00D96D5A">
        <w:rPr>
          <w:rFonts w:ascii="Times New Roman" w:hAnsi="Times New Roman" w:cs="Times New Roman"/>
          <w:sz w:val="24"/>
          <w:szCs w:val="24"/>
        </w:rPr>
        <w:t>Admin</w:t>
      </w:r>
    </w:p>
    <w:p w14:paraId="4F888FC9" w14:textId="77777777" w:rsidR="00D96D5A" w:rsidRDefault="00D96D5A" w:rsidP="00D96D5A">
      <w:pPr>
        <w:pStyle w:val="ListParagraph"/>
        <w:ind w:left="156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96D5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96D5A">
        <w:rPr>
          <w:rFonts w:ascii="Times New Roman" w:hAnsi="Times New Roman" w:cs="Times New Roman"/>
          <w:sz w:val="24"/>
          <w:szCs w:val="24"/>
        </w:rPr>
        <w:t xml:space="preserve"> 4 menu </w:t>
      </w:r>
      <w:proofErr w:type="spellStart"/>
      <w:r w:rsidRPr="00D96D5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D96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D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96D5A">
        <w:rPr>
          <w:rFonts w:ascii="Times New Roman" w:hAnsi="Times New Roman" w:cs="Times New Roman"/>
          <w:sz w:val="24"/>
          <w:szCs w:val="24"/>
        </w:rPr>
        <w:t xml:space="preserve"> admin:</w:t>
      </w:r>
    </w:p>
    <w:p w14:paraId="1639CA42" w14:textId="77777777" w:rsidR="00D96D5A" w:rsidRDefault="00D96D5A" w:rsidP="00D96D5A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96D5A">
        <w:rPr>
          <w:rFonts w:ascii="Times New Roman" w:hAnsi="Times New Roman" w:cs="Times New Roman"/>
          <w:sz w:val="24"/>
          <w:szCs w:val="24"/>
        </w:rPr>
        <w:t xml:space="preserve">Menu Kelola Data </w:t>
      </w:r>
      <w:proofErr w:type="spellStart"/>
      <w:proofErr w:type="gramStart"/>
      <w:r w:rsidRPr="00D96D5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96D5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D96D5A">
        <w:rPr>
          <w:rFonts w:ascii="Times New Roman" w:hAnsi="Times New Roman" w:cs="Times New Roman"/>
          <w:sz w:val="24"/>
          <w:szCs w:val="24"/>
        </w:rPr>
        <w:t xml:space="preserve"> pada menu </w:t>
      </w:r>
      <w:proofErr w:type="spellStart"/>
      <w:r w:rsidRPr="00D96D5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96D5A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D96D5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96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D5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D96D5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96D5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D96D5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96D5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96D5A">
        <w:rPr>
          <w:rFonts w:ascii="Times New Roman" w:hAnsi="Times New Roman" w:cs="Times New Roman"/>
          <w:sz w:val="24"/>
          <w:szCs w:val="24"/>
        </w:rPr>
        <w:t>/user.</w:t>
      </w:r>
    </w:p>
    <w:p w14:paraId="1FBA7C6B" w14:textId="77777777" w:rsidR="00D96D5A" w:rsidRDefault="00D96D5A" w:rsidP="00D96D5A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96D5A">
        <w:rPr>
          <w:rFonts w:ascii="Times New Roman" w:hAnsi="Times New Roman" w:cs="Times New Roman"/>
          <w:sz w:val="24"/>
          <w:szCs w:val="24"/>
        </w:rPr>
        <w:t xml:space="preserve">Menu Kelola Data </w:t>
      </w:r>
      <w:proofErr w:type="spellStart"/>
      <w:proofErr w:type="gramStart"/>
      <w:r w:rsidRPr="00D96D5A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D96D5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D96D5A">
        <w:rPr>
          <w:rFonts w:ascii="Times New Roman" w:hAnsi="Times New Roman" w:cs="Times New Roman"/>
          <w:sz w:val="24"/>
          <w:szCs w:val="24"/>
        </w:rPr>
        <w:t xml:space="preserve"> pada menu </w:t>
      </w:r>
      <w:proofErr w:type="spellStart"/>
      <w:r w:rsidRPr="00D96D5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96D5A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D96D5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96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D5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D96D5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96D5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D96D5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96D5A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D96D5A">
        <w:rPr>
          <w:rFonts w:ascii="Times New Roman" w:hAnsi="Times New Roman" w:cs="Times New Roman"/>
          <w:sz w:val="24"/>
          <w:szCs w:val="24"/>
        </w:rPr>
        <w:t>.</w:t>
      </w:r>
    </w:p>
    <w:p w14:paraId="57EA7C25" w14:textId="77777777" w:rsidR="00D96D5A" w:rsidRDefault="00D96D5A" w:rsidP="00D96D5A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96D5A">
        <w:rPr>
          <w:rFonts w:ascii="Times New Roman" w:hAnsi="Times New Roman" w:cs="Times New Roman"/>
          <w:sz w:val="24"/>
          <w:szCs w:val="24"/>
        </w:rPr>
        <w:t xml:space="preserve">Menu Kelola Stok </w:t>
      </w:r>
      <w:proofErr w:type="gramStart"/>
      <w:r w:rsidRPr="00D96D5A">
        <w:rPr>
          <w:rFonts w:ascii="Times New Roman" w:hAnsi="Times New Roman" w:cs="Times New Roman"/>
          <w:sz w:val="24"/>
          <w:szCs w:val="24"/>
        </w:rPr>
        <w:t>Barang :</w:t>
      </w:r>
      <w:proofErr w:type="gramEnd"/>
      <w:r w:rsidRPr="00D96D5A">
        <w:rPr>
          <w:rFonts w:ascii="Times New Roman" w:hAnsi="Times New Roman" w:cs="Times New Roman"/>
          <w:sz w:val="24"/>
          <w:szCs w:val="24"/>
        </w:rPr>
        <w:t xml:space="preserve"> pada menu </w:t>
      </w:r>
      <w:proofErr w:type="spellStart"/>
      <w:r w:rsidRPr="00D96D5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96D5A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D96D5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96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D5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D96D5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96D5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D96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D5A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D96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D5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96D5A">
        <w:rPr>
          <w:rFonts w:ascii="Times New Roman" w:hAnsi="Times New Roman" w:cs="Times New Roman"/>
          <w:sz w:val="24"/>
          <w:szCs w:val="24"/>
        </w:rPr>
        <w:t>.</w:t>
      </w:r>
    </w:p>
    <w:p w14:paraId="5CDC6CEF" w14:textId="5043E664" w:rsidR="00D96D5A" w:rsidRPr="00D96D5A" w:rsidRDefault="00D96D5A" w:rsidP="00D96D5A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96D5A">
        <w:rPr>
          <w:rFonts w:ascii="Times New Roman" w:hAnsi="Times New Roman" w:cs="Times New Roman"/>
          <w:sz w:val="24"/>
          <w:szCs w:val="24"/>
        </w:rPr>
        <w:lastRenderedPageBreak/>
        <w:t xml:space="preserve">Menu </w:t>
      </w:r>
      <w:proofErr w:type="spellStart"/>
      <w:r w:rsidRPr="00D96D5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D96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96D5A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D96D5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D96D5A">
        <w:rPr>
          <w:rFonts w:ascii="Times New Roman" w:hAnsi="Times New Roman" w:cs="Times New Roman"/>
          <w:sz w:val="24"/>
          <w:szCs w:val="24"/>
        </w:rPr>
        <w:t xml:space="preserve"> pada menu </w:t>
      </w:r>
      <w:proofErr w:type="spellStart"/>
      <w:r w:rsidRPr="00D96D5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96D5A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D96D5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96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D5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D96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D5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D96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D5A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D96D5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96D5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D96D5A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D96D5A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D96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D5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96D5A">
        <w:rPr>
          <w:rFonts w:ascii="Times New Roman" w:hAnsi="Times New Roman" w:cs="Times New Roman"/>
          <w:sz w:val="24"/>
          <w:szCs w:val="24"/>
        </w:rPr>
        <w:t>.</w:t>
      </w:r>
    </w:p>
    <w:p w14:paraId="68528415" w14:textId="77777777" w:rsidR="009A2640" w:rsidRPr="00DB0A15" w:rsidRDefault="009A2640" w:rsidP="009A2640">
      <w:pPr>
        <w:pStyle w:val="ListParagraph"/>
        <w:ind w:left="1926"/>
        <w:jc w:val="both"/>
        <w:rPr>
          <w:rFonts w:ascii="Times New Roman" w:hAnsi="Times New Roman" w:cs="Times New Roman"/>
          <w:sz w:val="24"/>
          <w:szCs w:val="24"/>
        </w:rPr>
      </w:pPr>
    </w:p>
    <w:p w14:paraId="5D73B5B2" w14:textId="584E33B1" w:rsidR="009A2640" w:rsidRDefault="00086411" w:rsidP="009A2640">
      <w:pPr>
        <w:pStyle w:val="ListParagraph"/>
        <w:numPr>
          <w:ilvl w:val="3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Kelola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0FDE724C" w14:textId="06A2E7E1" w:rsidR="00A20D73" w:rsidRDefault="009A2640" w:rsidP="00A20D73">
      <w:pPr>
        <w:pStyle w:val="ListParagraph"/>
        <w:ind w:left="156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6411">
        <w:rPr>
          <w:rFonts w:ascii="Times New Roman" w:hAnsi="Times New Roman" w:cs="Times New Roman"/>
          <w:sz w:val="24"/>
          <w:szCs w:val="24"/>
        </w:rPr>
        <w:t>administrator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2EC9">
        <w:rPr>
          <w:rFonts w:ascii="Times New Roman" w:hAnsi="Times New Roman" w:cs="Times New Roman"/>
          <w:sz w:val="24"/>
          <w:szCs w:val="24"/>
        </w:rPr>
        <w:t>me</w:t>
      </w:r>
      <w:r w:rsidR="00AC7C2E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37178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71785">
        <w:rPr>
          <w:rFonts w:ascii="Times New Roman" w:hAnsi="Times New Roman" w:cs="Times New Roman"/>
          <w:sz w:val="24"/>
          <w:szCs w:val="24"/>
        </w:rPr>
        <w:t>pe</w:t>
      </w:r>
      <w:r w:rsidR="00751B47">
        <w:rPr>
          <w:rFonts w:ascii="Times New Roman" w:hAnsi="Times New Roman" w:cs="Times New Roman"/>
          <w:sz w:val="24"/>
          <w:szCs w:val="24"/>
        </w:rPr>
        <w:t>ngguna</w:t>
      </w:r>
      <w:proofErr w:type="spellEnd"/>
      <w:r w:rsidR="00371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178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71785">
        <w:rPr>
          <w:rFonts w:ascii="Times New Roman" w:hAnsi="Times New Roman" w:cs="Times New Roman"/>
          <w:sz w:val="24"/>
          <w:szCs w:val="24"/>
        </w:rPr>
        <w:t xml:space="preserve"> Nama </w:t>
      </w:r>
      <w:proofErr w:type="spellStart"/>
      <w:r w:rsidR="00371785">
        <w:rPr>
          <w:rFonts w:ascii="Times New Roman" w:hAnsi="Times New Roman" w:cs="Times New Roman"/>
          <w:sz w:val="24"/>
          <w:szCs w:val="24"/>
        </w:rPr>
        <w:t>Pe</w:t>
      </w:r>
      <w:r w:rsidR="00751B47">
        <w:rPr>
          <w:rFonts w:ascii="Times New Roman" w:hAnsi="Times New Roman" w:cs="Times New Roman"/>
          <w:sz w:val="24"/>
          <w:szCs w:val="24"/>
        </w:rPr>
        <w:t>ngguna</w:t>
      </w:r>
      <w:proofErr w:type="spellEnd"/>
      <w:r w:rsidR="00371785">
        <w:rPr>
          <w:rFonts w:ascii="Times New Roman" w:hAnsi="Times New Roman" w:cs="Times New Roman"/>
          <w:sz w:val="24"/>
          <w:szCs w:val="24"/>
        </w:rPr>
        <w:t>, Alama</w:t>
      </w:r>
      <w:r w:rsidR="001C3C8D">
        <w:rPr>
          <w:rFonts w:ascii="Times New Roman" w:hAnsi="Times New Roman" w:cs="Times New Roman"/>
          <w:sz w:val="24"/>
          <w:szCs w:val="24"/>
        </w:rPr>
        <w:t xml:space="preserve">t, No </w:t>
      </w:r>
      <w:proofErr w:type="spellStart"/>
      <w:r w:rsidR="001C3C8D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="00AC7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7C2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AC7C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C7C2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AC7C2E">
        <w:rPr>
          <w:rFonts w:ascii="Times New Roman" w:hAnsi="Times New Roman" w:cs="Times New Roman"/>
          <w:sz w:val="24"/>
          <w:szCs w:val="24"/>
        </w:rPr>
        <w:t xml:space="preserve"> daftar.</w:t>
      </w:r>
    </w:p>
    <w:p w14:paraId="3AAED396" w14:textId="77777777" w:rsidR="00184401" w:rsidRDefault="00184401" w:rsidP="00A20D73">
      <w:pPr>
        <w:pStyle w:val="ListParagraph"/>
        <w:ind w:left="1566"/>
        <w:jc w:val="both"/>
        <w:rPr>
          <w:rFonts w:ascii="Times New Roman" w:hAnsi="Times New Roman" w:cs="Times New Roman"/>
          <w:sz w:val="24"/>
          <w:szCs w:val="24"/>
        </w:rPr>
      </w:pPr>
    </w:p>
    <w:p w14:paraId="060410E2" w14:textId="77777777" w:rsidR="00315F8B" w:rsidRDefault="00442EF8" w:rsidP="00315F8B">
      <w:pPr>
        <w:pStyle w:val="ListParagraph"/>
        <w:keepNext/>
        <w:ind w:left="1566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9D2232" wp14:editId="5AA3D208">
            <wp:extent cx="4894229" cy="2273599"/>
            <wp:effectExtent l="0" t="0" r="1905" b="0"/>
            <wp:docPr id="1452937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37654" name="Picture 14529376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698" cy="229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5C38" w14:textId="648DB8BA" w:rsidR="00442EF8" w:rsidRPr="00315F8B" w:rsidRDefault="00315F8B" w:rsidP="00315F8B">
      <w:pPr>
        <w:pStyle w:val="Caption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</w:t>
      </w:r>
      <w:r w:rsidRPr="00315F8B">
        <w:rPr>
          <w:sz w:val="16"/>
          <w:szCs w:val="16"/>
        </w:rPr>
        <w:t xml:space="preserve">Gambar </w:t>
      </w:r>
      <w:r w:rsidRPr="00315F8B">
        <w:rPr>
          <w:sz w:val="16"/>
          <w:szCs w:val="16"/>
        </w:rPr>
        <w:fldChar w:fldCharType="begin"/>
      </w:r>
      <w:r w:rsidRPr="00315F8B">
        <w:rPr>
          <w:sz w:val="16"/>
          <w:szCs w:val="16"/>
        </w:rPr>
        <w:instrText xml:space="preserve"> SEQ Gambar \* ARABIC </w:instrText>
      </w:r>
      <w:r w:rsidRPr="00315F8B">
        <w:rPr>
          <w:sz w:val="16"/>
          <w:szCs w:val="16"/>
        </w:rPr>
        <w:fldChar w:fldCharType="separate"/>
      </w:r>
      <w:r w:rsidR="00745B31">
        <w:rPr>
          <w:noProof/>
          <w:sz w:val="16"/>
          <w:szCs w:val="16"/>
        </w:rPr>
        <w:t>1</w:t>
      </w:r>
      <w:r w:rsidRPr="00315F8B">
        <w:rPr>
          <w:sz w:val="16"/>
          <w:szCs w:val="16"/>
        </w:rPr>
        <w:fldChar w:fldCharType="end"/>
      </w:r>
      <w:r w:rsidRPr="00315F8B">
        <w:rPr>
          <w:sz w:val="16"/>
          <w:szCs w:val="16"/>
        </w:rPr>
        <w:t xml:space="preserve">. </w:t>
      </w:r>
      <w:proofErr w:type="spellStart"/>
      <w:r w:rsidRPr="00315F8B">
        <w:rPr>
          <w:sz w:val="16"/>
          <w:szCs w:val="16"/>
        </w:rPr>
        <w:t>Tampilan</w:t>
      </w:r>
      <w:proofErr w:type="spellEnd"/>
      <w:r w:rsidRPr="00315F8B">
        <w:rPr>
          <w:sz w:val="16"/>
          <w:szCs w:val="16"/>
        </w:rPr>
        <w:t xml:space="preserve"> Menu Kelola Data</w:t>
      </w:r>
    </w:p>
    <w:p w14:paraId="10ECD96A" w14:textId="77777777" w:rsidR="0045166A" w:rsidRDefault="0045166A" w:rsidP="00A20D73">
      <w:pPr>
        <w:pStyle w:val="ListParagraph"/>
        <w:ind w:left="1566"/>
        <w:jc w:val="both"/>
        <w:rPr>
          <w:rFonts w:ascii="Times New Roman" w:hAnsi="Times New Roman" w:cs="Times New Roman"/>
          <w:sz w:val="24"/>
          <w:szCs w:val="24"/>
        </w:rPr>
      </w:pPr>
    </w:p>
    <w:p w14:paraId="3DB2A882" w14:textId="0E5BA38D" w:rsidR="0023298B" w:rsidRDefault="00AC7C2E" w:rsidP="0023298B">
      <w:pPr>
        <w:pStyle w:val="ListParagraph"/>
        <w:ind w:left="156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3298B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23298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2329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98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23298B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23298B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2329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98B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2329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3298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23298B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23298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329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98B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2329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98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329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98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3298B">
        <w:rPr>
          <w:rFonts w:ascii="Times New Roman" w:hAnsi="Times New Roman" w:cs="Times New Roman"/>
          <w:sz w:val="24"/>
          <w:szCs w:val="24"/>
        </w:rPr>
        <w:t>:</w:t>
      </w:r>
    </w:p>
    <w:p w14:paraId="079DD368" w14:textId="77777777" w:rsidR="0023298B" w:rsidRDefault="0023298B" w:rsidP="0023298B">
      <w:pPr>
        <w:pStyle w:val="ListParagraph"/>
        <w:ind w:left="1566"/>
        <w:jc w:val="both"/>
        <w:rPr>
          <w:rFonts w:ascii="Times New Roman" w:hAnsi="Times New Roman" w:cs="Times New Roman"/>
          <w:sz w:val="24"/>
          <w:szCs w:val="24"/>
        </w:rPr>
      </w:pPr>
    </w:p>
    <w:p w14:paraId="5780B8A9" w14:textId="77777777" w:rsidR="008554AE" w:rsidRDefault="009E4E27" w:rsidP="008554AE">
      <w:pPr>
        <w:pStyle w:val="ListParagraph"/>
        <w:keepNext/>
        <w:ind w:left="1566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4EA091" wp14:editId="5F215FC8">
            <wp:extent cx="4905245" cy="2276542"/>
            <wp:effectExtent l="0" t="0" r="0" b="0"/>
            <wp:docPr id="8344753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75336" name="Picture 8344753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538" cy="228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C7A6" w14:textId="2711B30F" w:rsidR="0023298B" w:rsidRPr="008554AE" w:rsidRDefault="008554AE" w:rsidP="008554AE">
      <w:pPr>
        <w:pStyle w:val="Caption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</w:t>
      </w:r>
      <w:r w:rsidRPr="008554AE">
        <w:rPr>
          <w:sz w:val="16"/>
          <w:szCs w:val="16"/>
        </w:rPr>
        <w:t xml:space="preserve">Gambar </w:t>
      </w:r>
      <w:r w:rsidRPr="008554AE">
        <w:rPr>
          <w:sz w:val="16"/>
          <w:szCs w:val="16"/>
        </w:rPr>
        <w:fldChar w:fldCharType="begin"/>
      </w:r>
      <w:r w:rsidRPr="008554AE">
        <w:rPr>
          <w:sz w:val="16"/>
          <w:szCs w:val="16"/>
        </w:rPr>
        <w:instrText xml:space="preserve"> SEQ Gambar \* ARABIC </w:instrText>
      </w:r>
      <w:r w:rsidRPr="008554AE">
        <w:rPr>
          <w:sz w:val="16"/>
          <w:szCs w:val="16"/>
        </w:rPr>
        <w:fldChar w:fldCharType="separate"/>
      </w:r>
      <w:r w:rsidR="00745B31">
        <w:rPr>
          <w:noProof/>
          <w:sz w:val="16"/>
          <w:szCs w:val="16"/>
        </w:rPr>
        <w:t>2</w:t>
      </w:r>
      <w:r w:rsidRPr="008554AE">
        <w:rPr>
          <w:sz w:val="16"/>
          <w:szCs w:val="16"/>
        </w:rPr>
        <w:fldChar w:fldCharType="end"/>
      </w:r>
      <w:r w:rsidRPr="008554AE">
        <w:rPr>
          <w:sz w:val="16"/>
          <w:szCs w:val="16"/>
        </w:rPr>
        <w:t xml:space="preserve">. Form </w:t>
      </w:r>
      <w:proofErr w:type="spellStart"/>
      <w:r w:rsidRPr="008554AE">
        <w:rPr>
          <w:sz w:val="16"/>
          <w:szCs w:val="16"/>
        </w:rPr>
        <w:t>Tambah</w:t>
      </w:r>
      <w:proofErr w:type="spellEnd"/>
      <w:r w:rsidRPr="008554AE">
        <w:rPr>
          <w:sz w:val="16"/>
          <w:szCs w:val="16"/>
        </w:rPr>
        <w:t xml:space="preserve"> Data </w:t>
      </w:r>
      <w:proofErr w:type="spellStart"/>
      <w:r w:rsidRPr="008554AE">
        <w:rPr>
          <w:sz w:val="16"/>
          <w:szCs w:val="16"/>
        </w:rPr>
        <w:t>Pengguna</w:t>
      </w:r>
      <w:proofErr w:type="spellEnd"/>
    </w:p>
    <w:p w14:paraId="6CDDD743" w14:textId="77777777" w:rsidR="008554AE" w:rsidRPr="0023298B" w:rsidRDefault="008554AE" w:rsidP="0023298B">
      <w:pPr>
        <w:pStyle w:val="ListParagraph"/>
        <w:ind w:left="1566"/>
        <w:jc w:val="both"/>
        <w:rPr>
          <w:rFonts w:ascii="Times New Roman" w:hAnsi="Times New Roman" w:cs="Times New Roman"/>
          <w:sz w:val="24"/>
          <w:szCs w:val="24"/>
        </w:rPr>
      </w:pPr>
    </w:p>
    <w:p w14:paraId="3FA1B9EF" w14:textId="388EE5B8" w:rsidR="0045166A" w:rsidRDefault="0045166A" w:rsidP="00A20D73">
      <w:pPr>
        <w:pStyle w:val="ListParagraph"/>
        <w:ind w:left="156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51B4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751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592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75159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51592">
        <w:rPr>
          <w:rFonts w:ascii="Times New Roman" w:hAnsi="Times New Roman" w:cs="Times New Roman"/>
          <w:sz w:val="24"/>
          <w:szCs w:val="24"/>
        </w:rPr>
        <w:t>form</w:t>
      </w:r>
      <w:r w:rsidR="008554AE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="008554A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proofErr w:type="gramEnd"/>
      <w:r w:rsidR="008554AE">
        <w:rPr>
          <w:rFonts w:ascii="Times New Roman" w:hAnsi="Times New Roman" w:cs="Times New Roman"/>
          <w:sz w:val="24"/>
          <w:szCs w:val="24"/>
        </w:rPr>
        <w:t xml:space="preserve"> form </w:t>
      </w:r>
      <w:r w:rsidR="000A2E9C">
        <w:rPr>
          <w:rFonts w:ascii="Times New Roman" w:hAnsi="Times New Roman" w:cs="Times New Roman"/>
          <w:sz w:val="24"/>
          <w:szCs w:val="24"/>
        </w:rPr>
        <w:t xml:space="preserve">edit data </w:t>
      </w:r>
      <w:proofErr w:type="spellStart"/>
      <w:r w:rsidR="000A2E9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A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2E9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A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2E9C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0A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2E9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A2E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2E9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A2E9C">
        <w:rPr>
          <w:rFonts w:ascii="Times New Roman" w:hAnsi="Times New Roman" w:cs="Times New Roman"/>
          <w:sz w:val="24"/>
          <w:szCs w:val="24"/>
        </w:rPr>
        <w:t>:</w:t>
      </w:r>
    </w:p>
    <w:p w14:paraId="32A9395C" w14:textId="77777777" w:rsidR="00751592" w:rsidRDefault="00751592" w:rsidP="00A20D73">
      <w:pPr>
        <w:pStyle w:val="ListParagraph"/>
        <w:ind w:left="1566"/>
        <w:jc w:val="both"/>
        <w:rPr>
          <w:rFonts w:ascii="Times New Roman" w:hAnsi="Times New Roman" w:cs="Times New Roman"/>
          <w:sz w:val="24"/>
          <w:szCs w:val="24"/>
        </w:rPr>
      </w:pPr>
    </w:p>
    <w:p w14:paraId="055DC14A" w14:textId="77777777" w:rsidR="000A2E9C" w:rsidRDefault="00982C14" w:rsidP="000A2E9C">
      <w:pPr>
        <w:pStyle w:val="ListParagraph"/>
        <w:keepNext/>
        <w:ind w:left="1566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26EBDD" wp14:editId="184DDB55">
            <wp:extent cx="4921771" cy="2294027"/>
            <wp:effectExtent l="0" t="0" r="0" b="0"/>
            <wp:docPr id="11656185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18528" name="Picture 11656185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564" cy="230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936F" w14:textId="4A17C44F" w:rsidR="00A20D73" w:rsidRPr="000A2E9C" w:rsidRDefault="000A2E9C" w:rsidP="000A2E9C">
      <w:pPr>
        <w:pStyle w:val="Caption"/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</w:t>
      </w:r>
      <w:r w:rsidRPr="000A2E9C">
        <w:rPr>
          <w:sz w:val="16"/>
          <w:szCs w:val="16"/>
        </w:rPr>
        <w:t xml:space="preserve">Gambar </w:t>
      </w:r>
      <w:r w:rsidRPr="000A2E9C">
        <w:rPr>
          <w:sz w:val="16"/>
          <w:szCs w:val="16"/>
        </w:rPr>
        <w:fldChar w:fldCharType="begin"/>
      </w:r>
      <w:r w:rsidRPr="000A2E9C">
        <w:rPr>
          <w:sz w:val="16"/>
          <w:szCs w:val="16"/>
        </w:rPr>
        <w:instrText xml:space="preserve"> SEQ Gambar \* ARABIC </w:instrText>
      </w:r>
      <w:r w:rsidRPr="000A2E9C">
        <w:rPr>
          <w:sz w:val="16"/>
          <w:szCs w:val="16"/>
        </w:rPr>
        <w:fldChar w:fldCharType="separate"/>
      </w:r>
      <w:r w:rsidR="00745B31">
        <w:rPr>
          <w:noProof/>
          <w:sz w:val="16"/>
          <w:szCs w:val="16"/>
        </w:rPr>
        <w:t>3</w:t>
      </w:r>
      <w:r w:rsidRPr="000A2E9C">
        <w:rPr>
          <w:sz w:val="16"/>
          <w:szCs w:val="16"/>
        </w:rPr>
        <w:fldChar w:fldCharType="end"/>
      </w:r>
      <w:r w:rsidRPr="000A2E9C">
        <w:rPr>
          <w:sz w:val="16"/>
          <w:szCs w:val="16"/>
        </w:rPr>
        <w:t xml:space="preserve">. </w:t>
      </w:r>
      <w:proofErr w:type="spellStart"/>
      <w:r w:rsidRPr="000A2E9C">
        <w:rPr>
          <w:sz w:val="16"/>
          <w:szCs w:val="16"/>
        </w:rPr>
        <w:t>Tampilan</w:t>
      </w:r>
      <w:proofErr w:type="spellEnd"/>
      <w:r w:rsidRPr="000A2E9C">
        <w:rPr>
          <w:sz w:val="16"/>
          <w:szCs w:val="16"/>
        </w:rPr>
        <w:t xml:space="preserve"> Form Edit Data </w:t>
      </w:r>
      <w:proofErr w:type="spellStart"/>
      <w:r w:rsidRPr="000A2E9C">
        <w:rPr>
          <w:sz w:val="16"/>
          <w:szCs w:val="16"/>
        </w:rPr>
        <w:t>Pengguna</w:t>
      </w:r>
      <w:proofErr w:type="spellEnd"/>
    </w:p>
    <w:p w14:paraId="53101FF8" w14:textId="77777777" w:rsidR="00315F8B" w:rsidRPr="00315F8B" w:rsidRDefault="00315F8B" w:rsidP="00315F8B">
      <w:pPr>
        <w:pStyle w:val="ListParagraph"/>
        <w:ind w:left="1566"/>
        <w:jc w:val="both"/>
        <w:rPr>
          <w:rFonts w:ascii="Times New Roman" w:hAnsi="Times New Roman" w:cs="Times New Roman"/>
          <w:sz w:val="24"/>
          <w:szCs w:val="24"/>
        </w:rPr>
      </w:pPr>
    </w:p>
    <w:p w14:paraId="17ED6CD5" w14:textId="318E45D4" w:rsidR="009A2640" w:rsidRDefault="00A20D73" w:rsidP="009A2640">
      <w:pPr>
        <w:pStyle w:val="ListParagraph"/>
        <w:numPr>
          <w:ilvl w:val="3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r w:rsidR="00C011AE">
        <w:rPr>
          <w:rFonts w:ascii="Times New Roman" w:hAnsi="Times New Roman" w:cs="Times New Roman"/>
          <w:sz w:val="24"/>
          <w:szCs w:val="24"/>
        </w:rPr>
        <w:t xml:space="preserve">Kelola Data </w:t>
      </w:r>
      <w:proofErr w:type="spellStart"/>
      <w:r w:rsidR="00C011AE">
        <w:rPr>
          <w:rFonts w:ascii="Times New Roman" w:hAnsi="Times New Roman" w:cs="Times New Roman"/>
          <w:sz w:val="24"/>
          <w:szCs w:val="24"/>
        </w:rPr>
        <w:t>Pelanggan</w:t>
      </w:r>
      <w:proofErr w:type="spellEnd"/>
    </w:p>
    <w:p w14:paraId="36DFD33A" w14:textId="57AB42B4" w:rsidR="00032AD9" w:rsidRDefault="00032AD9" w:rsidP="00032AD9">
      <w:pPr>
        <w:pStyle w:val="ListParagraph"/>
        <w:ind w:left="156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8F0F5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F0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F5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F0F5C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F5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8F0F5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F0F5C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="008F0F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F0F5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8F0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F5C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8F0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F5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8F0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F5C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4C0F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C0F0C">
        <w:rPr>
          <w:rFonts w:ascii="Times New Roman" w:hAnsi="Times New Roman" w:cs="Times New Roman"/>
          <w:sz w:val="24"/>
          <w:szCs w:val="24"/>
        </w:rPr>
        <w:t>halamannya</w:t>
      </w:r>
      <w:proofErr w:type="spellEnd"/>
      <w:r w:rsidR="004C0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F0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C0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F0C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4C0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F0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C0F0C">
        <w:rPr>
          <w:rFonts w:ascii="Times New Roman" w:hAnsi="Times New Roman" w:cs="Times New Roman"/>
          <w:sz w:val="24"/>
          <w:szCs w:val="24"/>
        </w:rPr>
        <w:t>:</w:t>
      </w:r>
    </w:p>
    <w:p w14:paraId="67380946" w14:textId="77777777" w:rsidR="004C0F0C" w:rsidRDefault="004C0F0C" w:rsidP="00032AD9">
      <w:pPr>
        <w:pStyle w:val="ListParagraph"/>
        <w:ind w:left="1566"/>
        <w:jc w:val="both"/>
        <w:rPr>
          <w:rFonts w:ascii="Times New Roman" w:hAnsi="Times New Roman" w:cs="Times New Roman"/>
          <w:sz w:val="24"/>
          <w:szCs w:val="24"/>
        </w:rPr>
      </w:pPr>
    </w:p>
    <w:p w14:paraId="649A2F8C" w14:textId="77777777" w:rsidR="00775366" w:rsidRDefault="00963D26" w:rsidP="00775366">
      <w:pPr>
        <w:pStyle w:val="ListParagraph"/>
        <w:keepNext/>
        <w:ind w:left="1566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14FCB0" wp14:editId="6C7D57A6">
            <wp:extent cx="4998889" cy="2320003"/>
            <wp:effectExtent l="0" t="0" r="0" b="4445"/>
            <wp:docPr id="18184520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52027" name="Picture 181845202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328" cy="23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78B6" w14:textId="6952EE09" w:rsidR="00484DD0" w:rsidRDefault="00775366" w:rsidP="00775366">
      <w:pPr>
        <w:pStyle w:val="Caption"/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</w:t>
      </w:r>
      <w:r w:rsidRPr="00775366">
        <w:rPr>
          <w:sz w:val="16"/>
          <w:szCs w:val="16"/>
        </w:rPr>
        <w:t xml:space="preserve">Gambar </w:t>
      </w:r>
      <w:r w:rsidRPr="00775366">
        <w:rPr>
          <w:sz w:val="16"/>
          <w:szCs w:val="16"/>
        </w:rPr>
        <w:fldChar w:fldCharType="begin"/>
      </w:r>
      <w:r w:rsidRPr="00775366">
        <w:rPr>
          <w:sz w:val="16"/>
          <w:szCs w:val="16"/>
        </w:rPr>
        <w:instrText xml:space="preserve"> SEQ Gambar \* ARABIC </w:instrText>
      </w:r>
      <w:r w:rsidRPr="00775366">
        <w:rPr>
          <w:sz w:val="16"/>
          <w:szCs w:val="16"/>
        </w:rPr>
        <w:fldChar w:fldCharType="separate"/>
      </w:r>
      <w:r w:rsidR="00745B31">
        <w:rPr>
          <w:noProof/>
          <w:sz w:val="16"/>
          <w:szCs w:val="16"/>
        </w:rPr>
        <w:t>4</w:t>
      </w:r>
      <w:r w:rsidRPr="00775366">
        <w:rPr>
          <w:sz w:val="16"/>
          <w:szCs w:val="16"/>
        </w:rPr>
        <w:fldChar w:fldCharType="end"/>
      </w:r>
      <w:r w:rsidRPr="00775366">
        <w:rPr>
          <w:sz w:val="16"/>
          <w:szCs w:val="16"/>
        </w:rPr>
        <w:t xml:space="preserve">. </w:t>
      </w:r>
      <w:proofErr w:type="spellStart"/>
      <w:r w:rsidRPr="00775366">
        <w:rPr>
          <w:sz w:val="16"/>
          <w:szCs w:val="16"/>
        </w:rPr>
        <w:t>Tampilan</w:t>
      </w:r>
      <w:proofErr w:type="spellEnd"/>
      <w:r w:rsidRPr="00775366">
        <w:rPr>
          <w:sz w:val="16"/>
          <w:szCs w:val="16"/>
        </w:rPr>
        <w:t xml:space="preserve"> Halaman Kelola Data </w:t>
      </w:r>
      <w:proofErr w:type="spellStart"/>
      <w:r w:rsidRPr="00775366">
        <w:rPr>
          <w:sz w:val="16"/>
          <w:szCs w:val="16"/>
        </w:rPr>
        <w:t>Pelanggan</w:t>
      </w:r>
      <w:proofErr w:type="spellEnd"/>
    </w:p>
    <w:p w14:paraId="2FF36225" w14:textId="63388721" w:rsidR="00C675EF" w:rsidRDefault="00A227B8" w:rsidP="00FD5AFF">
      <w:pPr>
        <w:ind w:left="1440"/>
      </w:pPr>
      <w:proofErr w:type="spellStart"/>
      <w:r>
        <w:t>Disini</w:t>
      </w:r>
      <w:proofErr w:type="spellEnd"/>
      <w:r>
        <w:t xml:space="preserve"> juga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pelanggan</w:t>
      </w:r>
      <w:proofErr w:type="spellEnd"/>
      <w:r w:rsidR="00FD5AFF">
        <w:t>.</w:t>
      </w:r>
    </w:p>
    <w:p w14:paraId="6AE206A5" w14:textId="77777777" w:rsidR="00FD5AFF" w:rsidRDefault="00FD5AFF" w:rsidP="00FD5AFF">
      <w:pPr>
        <w:ind w:left="1440"/>
      </w:pPr>
    </w:p>
    <w:p w14:paraId="62F20DDB" w14:textId="77777777" w:rsidR="000A14E3" w:rsidRDefault="00EE52AD" w:rsidP="000A14E3">
      <w:pPr>
        <w:keepNext/>
        <w:ind w:left="1440"/>
      </w:pPr>
      <w:r>
        <w:rPr>
          <w:noProof/>
        </w:rPr>
        <w:lastRenderedPageBreak/>
        <w:drawing>
          <wp:inline distT="0" distB="0" distL="0" distR="0" wp14:anchorId="405B0E01" wp14:editId="5CACFC36">
            <wp:extent cx="5156591" cy="2368627"/>
            <wp:effectExtent l="0" t="0" r="6350" b="0"/>
            <wp:docPr id="12625991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99146" name="Picture 126259914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126" cy="23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BABC" w14:textId="327A5358" w:rsidR="00EE52AD" w:rsidRDefault="000A14E3" w:rsidP="000A14E3">
      <w:pPr>
        <w:pStyle w:val="Caption"/>
        <w:ind w:left="2160"/>
        <w:jc w:val="center"/>
        <w:rPr>
          <w:sz w:val="16"/>
          <w:szCs w:val="16"/>
        </w:rPr>
      </w:pPr>
      <w:r w:rsidRPr="000A14E3">
        <w:rPr>
          <w:sz w:val="16"/>
          <w:szCs w:val="16"/>
        </w:rPr>
        <w:t xml:space="preserve">Gambar </w:t>
      </w:r>
      <w:r w:rsidRPr="000A14E3">
        <w:rPr>
          <w:sz w:val="16"/>
          <w:szCs w:val="16"/>
        </w:rPr>
        <w:fldChar w:fldCharType="begin"/>
      </w:r>
      <w:r w:rsidRPr="000A14E3">
        <w:rPr>
          <w:sz w:val="16"/>
          <w:szCs w:val="16"/>
        </w:rPr>
        <w:instrText xml:space="preserve"> SEQ Gambar \* ARABIC </w:instrText>
      </w:r>
      <w:r w:rsidRPr="000A14E3">
        <w:rPr>
          <w:sz w:val="16"/>
          <w:szCs w:val="16"/>
        </w:rPr>
        <w:fldChar w:fldCharType="separate"/>
      </w:r>
      <w:r w:rsidR="00745B31">
        <w:rPr>
          <w:noProof/>
          <w:sz w:val="16"/>
          <w:szCs w:val="16"/>
        </w:rPr>
        <w:t>5</w:t>
      </w:r>
      <w:r w:rsidRPr="000A14E3">
        <w:rPr>
          <w:sz w:val="16"/>
          <w:szCs w:val="16"/>
        </w:rPr>
        <w:fldChar w:fldCharType="end"/>
      </w:r>
      <w:r w:rsidRPr="000A14E3">
        <w:rPr>
          <w:sz w:val="16"/>
          <w:szCs w:val="16"/>
        </w:rPr>
        <w:t xml:space="preserve">. </w:t>
      </w:r>
      <w:proofErr w:type="spellStart"/>
      <w:r w:rsidRPr="000A14E3">
        <w:rPr>
          <w:sz w:val="16"/>
          <w:szCs w:val="16"/>
        </w:rPr>
        <w:t>Tampilan</w:t>
      </w:r>
      <w:proofErr w:type="spellEnd"/>
      <w:r w:rsidRPr="000A14E3">
        <w:rPr>
          <w:sz w:val="16"/>
          <w:szCs w:val="16"/>
        </w:rPr>
        <w:t xml:space="preserve"> Form </w:t>
      </w:r>
      <w:proofErr w:type="spellStart"/>
      <w:r w:rsidRPr="000A14E3">
        <w:rPr>
          <w:sz w:val="16"/>
          <w:szCs w:val="16"/>
        </w:rPr>
        <w:t>Tambah</w:t>
      </w:r>
      <w:proofErr w:type="spellEnd"/>
      <w:r w:rsidRPr="000A14E3">
        <w:rPr>
          <w:sz w:val="16"/>
          <w:szCs w:val="16"/>
        </w:rPr>
        <w:t xml:space="preserve"> Data </w:t>
      </w:r>
      <w:proofErr w:type="spellStart"/>
      <w:r w:rsidRPr="000A14E3">
        <w:rPr>
          <w:sz w:val="16"/>
          <w:szCs w:val="16"/>
        </w:rPr>
        <w:t>Pelanggan</w:t>
      </w:r>
      <w:proofErr w:type="spellEnd"/>
    </w:p>
    <w:p w14:paraId="7AC365BA" w14:textId="0E428F68" w:rsidR="00B81B68" w:rsidRDefault="008F2047" w:rsidP="00A05A70">
      <w:pPr>
        <w:ind w:left="1440"/>
      </w:pPr>
      <w:r>
        <w:t xml:space="preserve">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update</w:t>
      </w:r>
      <w:r w:rsidR="0063287F">
        <w:t xml:space="preserve"> </w:t>
      </w:r>
      <w:proofErr w:type="spellStart"/>
      <w:r w:rsidR="0063287F">
        <w:t>atau</w:t>
      </w:r>
      <w:proofErr w:type="spellEnd"/>
      <w:r w:rsidR="0063287F">
        <w:t xml:space="preserve"> </w:t>
      </w:r>
      <w:proofErr w:type="spellStart"/>
      <w:r w:rsidR="0063287F">
        <w:t>kesalahan</w:t>
      </w:r>
      <w:proofErr w:type="spellEnd"/>
      <w:r w:rsidR="0063287F">
        <w:t xml:space="preserve"> data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r w:rsidR="0063287F">
        <w:t xml:space="preserve">admin </w:t>
      </w:r>
      <w:proofErr w:type="spellStart"/>
      <w:r w:rsidR="0063287F">
        <w:t>dapat</w:t>
      </w:r>
      <w:proofErr w:type="spellEnd"/>
      <w:r w:rsidR="0063287F">
        <w:t xml:space="preserve"> </w:t>
      </w:r>
      <w:proofErr w:type="spellStart"/>
      <w:r w:rsidR="0063287F">
        <w:t>mengeditnya</w:t>
      </w:r>
      <w:proofErr w:type="spellEnd"/>
      <w:r w:rsidR="00095A58">
        <w:t xml:space="preserve"> di form </w:t>
      </w:r>
      <w:proofErr w:type="gramStart"/>
      <w:r w:rsidR="00095A58">
        <w:t>edit</w:t>
      </w:r>
      <w:proofErr w:type="gramEnd"/>
      <w:r w:rsidR="00095A58">
        <w:t xml:space="preserve"> data </w:t>
      </w:r>
      <w:proofErr w:type="spellStart"/>
      <w:r w:rsidR="00095A58">
        <w:t>pelanggan</w:t>
      </w:r>
      <w:proofErr w:type="spellEnd"/>
    </w:p>
    <w:p w14:paraId="75A838D3" w14:textId="08CEA603" w:rsidR="00B81B68" w:rsidRDefault="00B81B68" w:rsidP="00B81B68">
      <w:pPr>
        <w:ind w:left="1440"/>
      </w:pPr>
      <w:r>
        <w:rPr>
          <w:noProof/>
        </w:rPr>
        <w:drawing>
          <wp:inline distT="0" distB="0" distL="0" distR="0" wp14:anchorId="196B2D9D" wp14:editId="60C6B06F">
            <wp:extent cx="5180001" cy="2385118"/>
            <wp:effectExtent l="0" t="0" r="1905" b="0"/>
            <wp:docPr id="3097983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98307" name="Picture 30979830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206" cy="239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0460" w14:textId="186A8DA3" w:rsidR="00AB635B" w:rsidRPr="00B81B68" w:rsidRDefault="00B81B68" w:rsidP="00B81B68">
      <w:pPr>
        <w:pStyle w:val="Caption"/>
        <w:ind w:left="1440" w:firstLine="720"/>
        <w:jc w:val="center"/>
        <w:rPr>
          <w:sz w:val="16"/>
          <w:szCs w:val="16"/>
        </w:rPr>
      </w:pPr>
      <w:r w:rsidRPr="00B81B68">
        <w:rPr>
          <w:sz w:val="16"/>
          <w:szCs w:val="16"/>
        </w:rPr>
        <w:t xml:space="preserve">Gambar </w:t>
      </w:r>
      <w:r w:rsidRPr="00B81B68">
        <w:rPr>
          <w:sz w:val="16"/>
          <w:szCs w:val="16"/>
        </w:rPr>
        <w:fldChar w:fldCharType="begin"/>
      </w:r>
      <w:r w:rsidRPr="00B81B68">
        <w:rPr>
          <w:sz w:val="16"/>
          <w:szCs w:val="16"/>
        </w:rPr>
        <w:instrText xml:space="preserve"> SEQ Gambar \* ARABIC </w:instrText>
      </w:r>
      <w:r w:rsidRPr="00B81B68">
        <w:rPr>
          <w:sz w:val="16"/>
          <w:szCs w:val="16"/>
        </w:rPr>
        <w:fldChar w:fldCharType="separate"/>
      </w:r>
      <w:r w:rsidR="00745B31">
        <w:rPr>
          <w:noProof/>
          <w:sz w:val="16"/>
          <w:szCs w:val="16"/>
        </w:rPr>
        <w:t>6</w:t>
      </w:r>
      <w:r w:rsidRPr="00B81B68">
        <w:rPr>
          <w:sz w:val="16"/>
          <w:szCs w:val="16"/>
        </w:rPr>
        <w:fldChar w:fldCharType="end"/>
      </w:r>
      <w:r w:rsidRPr="00B81B68">
        <w:rPr>
          <w:sz w:val="16"/>
          <w:szCs w:val="16"/>
        </w:rPr>
        <w:t xml:space="preserve">. </w:t>
      </w:r>
      <w:proofErr w:type="spellStart"/>
      <w:r w:rsidRPr="00B81B68">
        <w:rPr>
          <w:sz w:val="16"/>
          <w:szCs w:val="16"/>
        </w:rPr>
        <w:t>Tampilan</w:t>
      </w:r>
      <w:proofErr w:type="spellEnd"/>
      <w:r w:rsidRPr="00B81B68">
        <w:rPr>
          <w:sz w:val="16"/>
          <w:szCs w:val="16"/>
        </w:rPr>
        <w:t xml:space="preserve"> Form Edit Data </w:t>
      </w:r>
      <w:proofErr w:type="spellStart"/>
      <w:r w:rsidRPr="00B81B68">
        <w:rPr>
          <w:sz w:val="16"/>
          <w:szCs w:val="16"/>
        </w:rPr>
        <w:t>Pelanggan</w:t>
      </w:r>
      <w:proofErr w:type="spellEnd"/>
    </w:p>
    <w:p w14:paraId="0E6DE496" w14:textId="77777777" w:rsidR="00484DD0" w:rsidRDefault="00484DD0" w:rsidP="00032AD9">
      <w:pPr>
        <w:pStyle w:val="ListParagraph"/>
        <w:ind w:left="1566"/>
        <w:jc w:val="both"/>
        <w:rPr>
          <w:rFonts w:ascii="Times New Roman" w:hAnsi="Times New Roman" w:cs="Times New Roman"/>
          <w:sz w:val="24"/>
          <w:szCs w:val="24"/>
        </w:rPr>
      </w:pPr>
    </w:p>
    <w:p w14:paraId="7F197879" w14:textId="2BD5B2A3" w:rsidR="00032AD9" w:rsidRDefault="00484DD0" w:rsidP="009A2640">
      <w:pPr>
        <w:pStyle w:val="ListParagraph"/>
        <w:numPr>
          <w:ilvl w:val="3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</w:t>
      </w:r>
      <w:r w:rsidR="00E316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3D2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5B3D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3D29">
        <w:rPr>
          <w:rFonts w:ascii="Times New Roman" w:hAnsi="Times New Roman" w:cs="Times New Roman"/>
          <w:sz w:val="24"/>
          <w:szCs w:val="24"/>
        </w:rPr>
        <w:t>Penjualan</w:t>
      </w:r>
      <w:proofErr w:type="spellEnd"/>
    </w:p>
    <w:p w14:paraId="648C1FB3" w14:textId="597699F3" w:rsidR="00484DD0" w:rsidRDefault="005B3D29" w:rsidP="00484DD0">
      <w:pPr>
        <w:pStyle w:val="ListParagraph"/>
        <w:ind w:left="156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F2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4DD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84DD0">
        <w:rPr>
          <w:rFonts w:ascii="Times New Roman" w:hAnsi="Times New Roman" w:cs="Times New Roman"/>
          <w:sz w:val="24"/>
          <w:szCs w:val="24"/>
        </w:rPr>
        <w:t xml:space="preserve"> </w:t>
      </w:r>
      <w:r w:rsidR="00F2697D">
        <w:rPr>
          <w:rFonts w:ascii="Times New Roman" w:hAnsi="Times New Roman" w:cs="Times New Roman"/>
          <w:sz w:val="24"/>
          <w:szCs w:val="24"/>
        </w:rPr>
        <w:t>admin</w:t>
      </w:r>
      <w:r w:rsidR="00484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4DD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84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697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F2697D">
        <w:rPr>
          <w:rFonts w:ascii="Times New Roman" w:hAnsi="Times New Roman" w:cs="Times New Roman"/>
          <w:sz w:val="24"/>
          <w:szCs w:val="24"/>
        </w:rPr>
        <w:t xml:space="preserve"> </w:t>
      </w:r>
      <w:r w:rsidR="008528FC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8528FC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8528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8F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528FC">
        <w:rPr>
          <w:rFonts w:ascii="Times New Roman" w:hAnsi="Times New Roman" w:cs="Times New Roman"/>
          <w:sz w:val="24"/>
          <w:szCs w:val="24"/>
        </w:rPr>
        <w:t xml:space="preserve"> Nama </w:t>
      </w:r>
      <w:proofErr w:type="spellStart"/>
      <w:r w:rsidR="008528FC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8528FC">
        <w:rPr>
          <w:rFonts w:ascii="Times New Roman" w:hAnsi="Times New Roman" w:cs="Times New Roman"/>
          <w:sz w:val="24"/>
          <w:szCs w:val="24"/>
        </w:rPr>
        <w:t xml:space="preserve">, Harga, Dan Stok Barang </w:t>
      </w:r>
      <w:proofErr w:type="spellStart"/>
      <w:r w:rsidR="008528F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8528FC">
        <w:rPr>
          <w:rFonts w:ascii="Times New Roman" w:hAnsi="Times New Roman" w:cs="Times New Roman"/>
          <w:sz w:val="24"/>
          <w:szCs w:val="24"/>
        </w:rPr>
        <w:t>.</w:t>
      </w:r>
    </w:p>
    <w:p w14:paraId="30E6025E" w14:textId="77777777" w:rsidR="008528FC" w:rsidRDefault="008528FC" w:rsidP="00484DD0">
      <w:pPr>
        <w:pStyle w:val="ListParagraph"/>
        <w:ind w:left="1566"/>
        <w:jc w:val="both"/>
        <w:rPr>
          <w:rFonts w:ascii="Times New Roman" w:hAnsi="Times New Roman" w:cs="Times New Roman"/>
          <w:sz w:val="24"/>
          <w:szCs w:val="24"/>
        </w:rPr>
      </w:pPr>
    </w:p>
    <w:p w14:paraId="6DD7E6D4" w14:textId="77777777" w:rsidR="00EE2466" w:rsidRDefault="00EE4490" w:rsidP="00EE2466">
      <w:pPr>
        <w:pStyle w:val="ListParagraph"/>
        <w:keepNext/>
        <w:ind w:left="1566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C29515" wp14:editId="3C7976DE">
            <wp:extent cx="5020050" cy="2334829"/>
            <wp:effectExtent l="0" t="0" r="0" b="8890"/>
            <wp:docPr id="18263010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01041" name="Picture 182630104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11" cy="23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8E6C" w14:textId="7882D2A7" w:rsidR="008528FC" w:rsidRDefault="00EE2466" w:rsidP="00EE2466">
      <w:pPr>
        <w:pStyle w:val="Caption"/>
        <w:ind w:left="1440" w:firstLine="126"/>
        <w:jc w:val="center"/>
        <w:rPr>
          <w:sz w:val="16"/>
          <w:szCs w:val="16"/>
        </w:rPr>
      </w:pPr>
      <w:r w:rsidRPr="00EE2466">
        <w:rPr>
          <w:sz w:val="16"/>
          <w:szCs w:val="16"/>
        </w:rPr>
        <w:t xml:space="preserve">Gambar </w:t>
      </w:r>
      <w:r w:rsidRPr="00EE2466">
        <w:rPr>
          <w:sz w:val="16"/>
          <w:szCs w:val="16"/>
        </w:rPr>
        <w:fldChar w:fldCharType="begin"/>
      </w:r>
      <w:r w:rsidRPr="00EE2466">
        <w:rPr>
          <w:sz w:val="16"/>
          <w:szCs w:val="16"/>
        </w:rPr>
        <w:instrText xml:space="preserve"> SEQ Gambar \* ARABIC </w:instrText>
      </w:r>
      <w:r w:rsidRPr="00EE2466">
        <w:rPr>
          <w:sz w:val="16"/>
          <w:szCs w:val="16"/>
        </w:rPr>
        <w:fldChar w:fldCharType="separate"/>
      </w:r>
      <w:r w:rsidR="00745B31">
        <w:rPr>
          <w:noProof/>
          <w:sz w:val="16"/>
          <w:szCs w:val="16"/>
        </w:rPr>
        <w:t>7</w:t>
      </w:r>
      <w:r w:rsidRPr="00EE2466">
        <w:rPr>
          <w:sz w:val="16"/>
          <w:szCs w:val="16"/>
        </w:rPr>
        <w:fldChar w:fldCharType="end"/>
      </w:r>
      <w:r w:rsidRPr="00EE2466">
        <w:rPr>
          <w:sz w:val="16"/>
          <w:szCs w:val="16"/>
        </w:rPr>
        <w:t xml:space="preserve">. </w:t>
      </w:r>
      <w:proofErr w:type="spellStart"/>
      <w:r w:rsidRPr="00EE2466">
        <w:rPr>
          <w:sz w:val="16"/>
          <w:szCs w:val="16"/>
        </w:rPr>
        <w:t>Tampilan</w:t>
      </w:r>
      <w:proofErr w:type="spellEnd"/>
      <w:r w:rsidRPr="00EE2466">
        <w:rPr>
          <w:sz w:val="16"/>
          <w:szCs w:val="16"/>
        </w:rPr>
        <w:t xml:space="preserve"> Halaman </w:t>
      </w:r>
      <w:proofErr w:type="spellStart"/>
      <w:r w:rsidRPr="00EE2466">
        <w:rPr>
          <w:sz w:val="16"/>
          <w:szCs w:val="16"/>
        </w:rPr>
        <w:t>Laporan</w:t>
      </w:r>
      <w:proofErr w:type="spellEnd"/>
      <w:r w:rsidRPr="00EE2466">
        <w:rPr>
          <w:sz w:val="16"/>
          <w:szCs w:val="16"/>
        </w:rPr>
        <w:t xml:space="preserve"> </w:t>
      </w:r>
      <w:proofErr w:type="spellStart"/>
      <w:r w:rsidRPr="00EE2466">
        <w:rPr>
          <w:sz w:val="16"/>
          <w:szCs w:val="16"/>
        </w:rPr>
        <w:t>Penjualan</w:t>
      </w:r>
      <w:proofErr w:type="spellEnd"/>
    </w:p>
    <w:p w14:paraId="3097C434" w14:textId="1EE9419B" w:rsidR="009A4C87" w:rsidRDefault="009A4C87" w:rsidP="000302C7">
      <w:pPr>
        <w:ind w:left="1440"/>
      </w:pPr>
      <w:r>
        <w:t xml:space="preserve">Jika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</w:t>
      </w:r>
      <w:r w:rsidR="003A26C5">
        <w:t xml:space="preserve">di form </w:t>
      </w:r>
      <w:proofErr w:type="spellStart"/>
      <w:r w:rsidR="003A26C5">
        <w:t>tambah</w:t>
      </w:r>
      <w:proofErr w:type="spellEnd"/>
      <w:r w:rsidR="003A26C5">
        <w:t xml:space="preserve"> data </w:t>
      </w:r>
      <w:proofErr w:type="spellStart"/>
      <w:r w:rsidR="003A26C5">
        <w:t>barang</w:t>
      </w:r>
      <w:proofErr w:type="spellEnd"/>
      <w:r w:rsidR="003A26C5">
        <w:t xml:space="preserve"> </w:t>
      </w:r>
      <w:proofErr w:type="spellStart"/>
      <w:r w:rsidR="00E10530">
        <w:t>dengan</w:t>
      </w:r>
      <w:proofErr w:type="spellEnd"/>
      <w:r w:rsidR="00E10530">
        <w:t xml:space="preserve"> </w:t>
      </w:r>
      <w:proofErr w:type="spellStart"/>
      <w:r w:rsidR="00E10530">
        <w:t>memasukan</w:t>
      </w:r>
      <w:proofErr w:type="spellEnd"/>
      <w:r w:rsidR="00E10530">
        <w:t xml:space="preserve"> </w:t>
      </w:r>
      <w:proofErr w:type="gramStart"/>
      <w:r w:rsidR="00E10530">
        <w:t xml:space="preserve">Nama  </w:t>
      </w:r>
      <w:proofErr w:type="spellStart"/>
      <w:r w:rsidR="00E10530">
        <w:t>Produk</w:t>
      </w:r>
      <w:proofErr w:type="spellEnd"/>
      <w:proofErr w:type="gramEnd"/>
      <w:r w:rsidR="00E10530">
        <w:t xml:space="preserve">, Harga, Stok, File Foto </w:t>
      </w:r>
      <w:proofErr w:type="spellStart"/>
      <w:r w:rsidR="003A26C5">
        <w:t>seperti</w:t>
      </w:r>
      <w:proofErr w:type="spellEnd"/>
      <w:r w:rsidR="003A26C5">
        <w:t xml:space="preserve"> </w:t>
      </w:r>
      <w:proofErr w:type="spellStart"/>
      <w:r w:rsidR="003A26C5">
        <w:t>ini</w:t>
      </w:r>
      <w:proofErr w:type="spellEnd"/>
      <w:r w:rsidR="000302C7">
        <w:t>:</w:t>
      </w:r>
    </w:p>
    <w:p w14:paraId="682DFC07" w14:textId="77777777" w:rsidR="00E10530" w:rsidRDefault="00E10530" w:rsidP="00E10530">
      <w:pPr>
        <w:keepNext/>
        <w:ind w:left="1440"/>
      </w:pPr>
      <w:r>
        <w:rPr>
          <w:noProof/>
        </w:rPr>
        <w:drawing>
          <wp:inline distT="0" distB="0" distL="0" distR="0" wp14:anchorId="31E86A98" wp14:editId="5437B872">
            <wp:extent cx="5091177" cy="2345348"/>
            <wp:effectExtent l="0" t="0" r="0" b="0"/>
            <wp:docPr id="151246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612" name="Picture 151246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99" cy="23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E846" w14:textId="0C3C346F" w:rsidR="00E10530" w:rsidRDefault="00E10530" w:rsidP="00E10530">
      <w:pPr>
        <w:pStyle w:val="Caption"/>
        <w:ind w:left="1440" w:firstLine="720"/>
        <w:jc w:val="center"/>
        <w:rPr>
          <w:sz w:val="16"/>
          <w:szCs w:val="16"/>
        </w:rPr>
      </w:pPr>
      <w:r w:rsidRPr="00E10530">
        <w:rPr>
          <w:sz w:val="16"/>
          <w:szCs w:val="16"/>
        </w:rPr>
        <w:t xml:space="preserve">Gambar </w:t>
      </w:r>
      <w:r w:rsidRPr="00E10530">
        <w:rPr>
          <w:sz w:val="16"/>
          <w:szCs w:val="16"/>
        </w:rPr>
        <w:fldChar w:fldCharType="begin"/>
      </w:r>
      <w:r w:rsidRPr="00E10530">
        <w:rPr>
          <w:sz w:val="16"/>
          <w:szCs w:val="16"/>
        </w:rPr>
        <w:instrText xml:space="preserve"> SEQ Gambar \* ARABIC </w:instrText>
      </w:r>
      <w:r w:rsidRPr="00E10530">
        <w:rPr>
          <w:sz w:val="16"/>
          <w:szCs w:val="16"/>
        </w:rPr>
        <w:fldChar w:fldCharType="separate"/>
      </w:r>
      <w:r w:rsidR="00745B31">
        <w:rPr>
          <w:noProof/>
          <w:sz w:val="16"/>
          <w:szCs w:val="16"/>
        </w:rPr>
        <w:t>8</w:t>
      </w:r>
      <w:r w:rsidRPr="00E10530">
        <w:rPr>
          <w:sz w:val="16"/>
          <w:szCs w:val="16"/>
        </w:rPr>
        <w:fldChar w:fldCharType="end"/>
      </w:r>
      <w:r w:rsidRPr="00E10530">
        <w:rPr>
          <w:sz w:val="16"/>
          <w:szCs w:val="16"/>
        </w:rPr>
        <w:t xml:space="preserve">. </w:t>
      </w:r>
      <w:proofErr w:type="spellStart"/>
      <w:r w:rsidRPr="00E10530">
        <w:rPr>
          <w:sz w:val="16"/>
          <w:szCs w:val="16"/>
        </w:rPr>
        <w:t>Tampilan</w:t>
      </w:r>
      <w:proofErr w:type="spellEnd"/>
      <w:r w:rsidRPr="00E10530">
        <w:rPr>
          <w:sz w:val="16"/>
          <w:szCs w:val="16"/>
        </w:rPr>
        <w:t xml:space="preserve"> Form </w:t>
      </w:r>
      <w:proofErr w:type="spellStart"/>
      <w:r w:rsidRPr="00E10530">
        <w:rPr>
          <w:sz w:val="16"/>
          <w:szCs w:val="16"/>
        </w:rPr>
        <w:t>Tambah</w:t>
      </w:r>
      <w:proofErr w:type="spellEnd"/>
      <w:r w:rsidRPr="00E10530">
        <w:rPr>
          <w:sz w:val="16"/>
          <w:szCs w:val="16"/>
        </w:rPr>
        <w:t xml:space="preserve"> Data </w:t>
      </w:r>
      <w:proofErr w:type="spellStart"/>
      <w:r w:rsidRPr="00E10530">
        <w:rPr>
          <w:sz w:val="16"/>
          <w:szCs w:val="16"/>
        </w:rPr>
        <w:t>Produk</w:t>
      </w:r>
      <w:proofErr w:type="spellEnd"/>
    </w:p>
    <w:p w14:paraId="258B1D1A" w14:textId="77777777" w:rsidR="00CD5569" w:rsidRPr="007B14CA" w:rsidRDefault="00CD5569" w:rsidP="007B14C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6C5514" w14:textId="77777777" w:rsidR="00B63D91" w:rsidRDefault="00E60D0A" w:rsidP="00B63D91">
      <w:pPr>
        <w:pStyle w:val="ListParagraph"/>
        <w:numPr>
          <w:ilvl w:val="3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3D91"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 w:rsidR="004E16AA" w:rsidRPr="00B63D91">
        <w:rPr>
          <w:rFonts w:ascii="Times New Roman" w:hAnsi="Times New Roman" w:cs="Times New Roman"/>
          <w:sz w:val="24"/>
          <w:szCs w:val="24"/>
        </w:rPr>
        <w:t>Petugas</w:t>
      </w:r>
      <w:proofErr w:type="spellEnd"/>
    </w:p>
    <w:p w14:paraId="67307E66" w14:textId="77777777" w:rsidR="00B63D91" w:rsidRDefault="00CD5569" w:rsidP="00B63D9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3D9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63D91">
        <w:rPr>
          <w:rFonts w:ascii="Times New Roman" w:hAnsi="Times New Roman" w:cs="Times New Roman"/>
          <w:sz w:val="24"/>
          <w:szCs w:val="24"/>
        </w:rPr>
        <w:t xml:space="preserve"> </w:t>
      </w:r>
      <w:r w:rsidR="004E16AA" w:rsidRPr="00B63D91">
        <w:rPr>
          <w:rFonts w:ascii="Times New Roman" w:hAnsi="Times New Roman" w:cs="Times New Roman"/>
          <w:sz w:val="24"/>
          <w:szCs w:val="24"/>
        </w:rPr>
        <w:t>3</w:t>
      </w:r>
      <w:r w:rsidRPr="00B63D91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B63D9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B63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D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3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6AA" w:rsidRPr="00B63D91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B63D91">
        <w:rPr>
          <w:rFonts w:ascii="Times New Roman" w:hAnsi="Times New Roman" w:cs="Times New Roman"/>
          <w:sz w:val="24"/>
          <w:szCs w:val="24"/>
        </w:rPr>
        <w:t>:</w:t>
      </w:r>
    </w:p>
    <w:p w14:paraId="07FB949F" w14:textId="77777777" w:rsidR="00B63D91" w:rsidRDefault="00E30D1D" w:rsidP="00B63D91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3D91">
        <w:rPr>
          <w:rFonts w:ascii="Times New Roman" w:hAnsi="Times New Roman" w:cs="Times New Roman"/>
          <w:sz w:val="24"/>
          <w:szCs w:val="24"/>
        </w:rPr>
        <w:t xml:space="preserve">Kelola Data </w:t>
      </w:r>
      <w:proofErr w:type="spellStart"/>
      <w:r w:rsidR="00615806" w:rsidRPr="00B63D91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B63D91">
        <w:rPr>
          <w:rFonts w:ascii="Times New Roman" w:hAnsi="Times New Roman" w:cs="Times New Roman"/>
          <w:sz w:val="24"/>
          <w:szCs w:val="24"/>
        </w:rPr>
        <w:t xml:space="preserve">: pada menu </w:t>
      </w:r>
      <w:proofErr w:type="spellStart"/>
      <w:r w:rsidRPr="00B63D9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63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806" w:rsidRPr="00B63D91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B63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B75" w:rsidRPr="00B63D9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95B75" w:rsidRPr="00B63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B75" w:rsidRPr="00B63D9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395B75" w:rsidRPr="00B63D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97073" w:rsidRPr="00B63D91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697073" w:rsidRPr="00B63D9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97073" w:rsidRPr="00B63D91">
        <w:rPr>
          <w:rFonts w:ascii="Times New Roman" w:hAnsi="Times New Roman" w:cs="Times New Roman"/>
          <w:sz w:val="24"/>
          <w:szCs w:val="24"/>
        </w:rPr>
        <w:t>pe</w:t>
      </w:r>
      <w:r w:rsidR="00B01AF3" w:rsidRPr="00B63D91">
        <w:rPr>
          <w:rFonts w:ascii="Times New Roman" w:hAnsi="Times New Roman" w:cs="Times New Roman"/>
          <w:sz w:val="24"/>
          <w:szCs w:val="24"/>
        </w:rPr>
        <w:t>langgan</w:t>
      </w:r>
      <w:proofErr w:type="spellEnd"/>
      <w:r w:rsidR="00697073" w:rsidRPr="00B63D91">
        <w:rPr>
          <w:rFonts w:ascii="Times New Roman" w:hAnsi="Times New Roman" w:cs="Times New Roman"/>
          <w:sz w:val="24"/>
          <w:szCs w:val="24"/>
        </w:rPr>
        <w:t>/user</w:t>
      </w:r>
      <w:r w:rsidR="004F4276" w:rsidRPr="00B63D91">
        <w:rPr>
          <w:rFonts w:ascii="Times New Roman" w:hAnsi="Times New Roman" w:cs="Times New Roman"/>
          <w:sz w:val="24"/>
          <w:szCs w:val="24"/>
        </w:rPr>
        <w:t>.</w:t>
      </w:r>
    </w:p>
    <w:p w14:paraId="508670F4" w14:textId="77777777" w:rsidR="00B63D91" w:rsidRDefault="004F4276" w:rsidP="00B63D91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63D91">
        <w:rPr>
          <w:rFonts w:ascii="Times New Roman" w:hAnsi="Times New Roman" w:cs="Times New Roman"/>
          <w:sz w:val="24"/>
          <w:szCs w:val="24"/>
        </w:rPr>
        <w:t>Menu :</w:t>
      </w:r>
      <w:proofErr w:type="gramEnd"/>
      <w:r w:rsidRPr="00B63D91">
        <w:rPr>
          <w:rFonts w:ascii="Times New Roman" w:hAnsi="Times New Roman" w:cs="Times New Roman"/>
          <w:sz w:val="24"/>
          <w:szCs w:val="24"/>
        </w:rPr>
        <w:t xml:space="preserve"> pada menu </w:t>
      </w:r>
      <w:proofErr w:type="spellStart"/>
      <w:r w:rsidRPr="00B63D9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63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5F84" w:rsidRPr="00B63D91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B63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D9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473EA4" w:rsidRPr="00B63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EA4" w:rsidRPr="00B63D9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473EA4" w:rsidRPr="00B63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EA4" w:rsidRPr="00B63D91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473EA4" w:rsidRPr="00B63D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73EA4" w:rsidRPr="00B63D9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73EA4" w:rsidRPr="00B63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EA4" w:rsidRPr="00B63D91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="00473EA4" w:rsidRPr="00B63D91">
        <w:rPr>
          <w:rFonts w:ascii="Times New Roman" w:hAnsi="Times New Roman" w:cs="Times New Roman"/>
          <w:sz w:val="24"/>
          <w:szCs w:val="24"/>
        </w:rPr>
        <w:t xml:space="preserve"> </w:t>
      </w:r>
      <w:r w:rsidR="00716F59" w:rsidRPr="00B63D91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="00716F59" w:rsidRPr="00B63D91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716F59" w:rsidRPr="00B63D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16F59" w:rsidRPr="00B63D9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16F59" w:rsidRPr="00B63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F59" w:rsidRPr="00B63D9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16F59" w:rsidRPr="00B63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F59" w:rsidRPr="00B63D91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5A398E" w:rsidRPr="00B63D91">
        <w:rPr>
          <w:rFonts w:ascii="Times New Roman" w:hAnsi="Times New Roman" w:cs="Times New Roman"/>
          <w:sz w:val="24"/>
          <w:szCs w:val="24"/>
        </w:rPr>
        <w:t>.</w:t>
      </w:r>
    </w:p>
    <w:p w14:paraId="3548B0A5" w14:textId="59814D7C" w:rsidR="00E7457F" w:rsidRDefault="00E7457F" w:rsidP="00B63D91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3D9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63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63D91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B63D9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63D91">
        <w:rPr>
          <w:rFonts w:ascii="Times New Roman" w:hAnsi="Times New Roman" w:cs="Times New Roman"/>
          <w:sz w:val="24"/>
          <w:szCs w:val="24"/>
        </w:rPr>
        <w:t xml:space="preserve"> pada menu </w:t>
      </w:r>
      <w:proofErr w:type="spellStart"/>
      <w:r w:rsidRPr="00B63D9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63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98E" w:rsidRPr="00B63D91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B63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D9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63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D9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B63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D9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63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D91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B63D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3D9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B63D91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B63D91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B63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D9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A398E" w:rsidRPr="00B63D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65524" w:rsidRPr="00B63D91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865524" w:rsidRPr="00B63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524" w:rsidRPr="00B63D91">
        <w:rPr>
          <w:rFonts w:ascii="Times New Roman" w:hAnsi="Times New Roman" w:cs="Times New Roman"/>
          <w:sz w:val="24"/>
          <w:szCs w:val="24"/>
        </w:rPr>
        <w:t>struk</w:t>
      </w:r>
      <w:proofErr w:type="spellEnd"/>
      <w:r w:rsidR="001835D8" w:rsidRPr="00B63D91">
        <w:rPr>
          <w:rFonts w:ascii="Times New Roman" w:hAnsi="Times New Roman" w:cs="Times New Roman"/>
          <w:sz w:val="24"/>
          <w:szCs w:val="24"/>
        </w:rPr>
        <w:t>.</w:t>
      </w:r>
    </w:p>
    <w:p w14:paraId="24ACA825" w14:textId="77777777" w:rsidR="00664312" w:rsidRPr="00B63D91" w:rsidRDefault="00664312" w:rsidP="00664312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68D5BEDC" w14:textId="77777777" w:rsidR="00664312" w:rsidRDefault="00664312" w:rsidP="00664312">
      <w:pPr>
        <w:pStyle w:val="ListParagraph"/>
        <w:numPr>
          <w:ilvl w:val="3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4312">
        <w:rPr>
          <w:rFonts w:ascii="Times New Roman" w:hAnsi="Times New Roman" w:cs="Times New Roman"/>
          <w:sz w:val="24"/>
          <w:szCs w:val="24"/>
        </w:rPr>
        <w:t xml:space="preserve">Menu Kelola Data </w:t>
      </w:r>
      <w:proofErr w:type="spellStart"/>
      <w:r w:rsidRPr="00664312">
        <w:rPr>
          <w:rFonts w:ascii="Times New Roman" w:hAnsi="Times New Roman" w:cs="Times New Roman"/>
          <w:sz w:val="24"/>
          <w:szCs w:val="24"/>
        </w:rPr>
        <w:t>Pelanggan</w:t>
      </w:r>
      <w:proofErr w:type="spellEnd"/>
    </w:p>
    <w:p w14:paraId="7B0E25EA" w14:textId="648F4EFA" w:rsidR="00D36E94" w:rsidRPr="00664312" w:rsidRDefault="005009A9" w:rsidP="0066431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664312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66431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64312">
        <w:rPr>
          <w:rFonts w:ascii="Times New Roman" w:hAnsi="Times New Roman" w:cs="Times New Roman"/>
          <w:sz w:val="24"/>
          <w:szCs w:val="24"/>
        </w:rPr>
        <w:t xml:space="preserve"> </w:t>
      </w:r>
      <w:r w:rsidR="00BC16F3" w:rsidRPr="00664312">
        <w:rPr>
          <w:rFonts w:ascii="Times New Roman" w:hAnsi="Times New Roman" w:cs="Times New Roman"/>
          <w:sz w:val="24"/>
          <w:szCs w:val="24"/>
        </w:rPr>
        <w:t xml:space="preserve">Kelola Data </w:t>
      </w:r>
      <w:proofErr w:type="spellStart"/>
      <w:r w:rsidR="00BC16F3" w:rsidRPr="00664312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BC16F3" w:rsidRPr="00664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565C" w:rsidRPr="00664312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E7565C" w:rsidRPr="00664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0ECE" w:rsidRPr="0066431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80ECE" w:rsidRPr="00664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0ECE" w:rsidRPr="00664312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333A64" w:rsidRPr="0066431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33A64" w:rsidRPr="0066431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780ECE" w:rsidRPr="0066431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D2C9F" w:rsidRPr="00664312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333A64" w:rsidRPr="00664312">
        <w:rPr>
          <w:rFonts w:ascii="Times New Roman" w:hAnsi="Times New Roman" w:cs="Times New Roman"/>
          <w:sz w:val="24"/>
          <w:szCs w:val="24"/>
        </w:rPr>
        <w:t>.</w:t>
      </w:r>
    </w:p>
    <w:p w14:paraId="68025460" w14:textId="77777777" w:rsidR="00B66A2A" w:rsidRDefault="00AC60F5" w:rsidP="00B66A2A">
      <w:pPr>
        <w:keepNext/>
        <w:ind w:left="720" w:firstLine="72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917BD7" wp14:editId="16CF5AA1">
            <wp:extent cx="5008559" cy="2310063"/>
            <wp:effectExtent l="0" t="0" r="1905" b="0"/>
            <wp:docPr id="127715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59439" name="Picture 127715943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485" cy="234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86B9" w14:textId="202BE838" w:rsidR="00664312" w:rsidRPr="00B66A2A" w:rsidRDefault="00B66A2A" w:rsidP="00B66A2A">
      <w:pPr>
        <w:pStyle w:val="Caption"/>
        <w:ind w:left="1440" w:firstLine="720"/>
        <w:jc w:val="center"/>
        <w:rPr>
          <w:sz w:val="16"/>
          <w:szCs w:val="16"/>
        </w:rPr>
      </w:pPr>
      <w:r w:rsidRPr="00B66A2A">
        <w:rPr>
          <w:sz w:val="16"/>
          <w:szCs w:val="16"/>
        </w:rPr>
        <w:t xml:space="preserve">Gambar </w:t>
      </w:r>
      <w:r w:rsidRPr="00B66A2A">
        <w:rPr>
          <w:sz w:val="16"/>
          <w:szCs w:val="16"/>
        </w:rPr>
        <w:fldChar w:fldCharType="begin"/>
      </w:r>
      <w:r w:rsidRPr="00B66A2A">
        <w:rPr>
          <w:sz w:val="16"/>
          <w:szCs w:val="16"/>
        </w:rPr>
        <w:instrText xml:space="preserve"> SEQ Gambar \* ARABIC </w:instrText>
      </w:r>
      <w:r w:rsidRPr="00B66A2A">
        <w:rPr>
          <w:sz w:val="16"/>
          <w:szCs w:val="16"/>
        </w:rPr>
        <w:fldChar w:fldCharType="separate"/>
      </w:r>
      <w:r w:rsidR="00745B31">
        <w:rPr>
          <w:noProof/>
          <w:sz w:val="16"/>
          <w:szCs w:val="16"/>
        </w:rPr>
        <w:t>9</w:t>
      </w:r>
      <w:r w:rsidRPr="00B66A2A">
        <w:rPr>
          <w:sz w:val="16"/>
          <w:szCs w:val="16"/>
        </w:rPr>
        <w:fldChar w:fldCharType="end"/>
      </w:r>
      <w:r w:rsidRPr="00B66A2A">
        <w:rPr>
          <w:sz w:val="16"/>
          <w:szCs w:val="16"/>
        </w:rPr>
        <w:t xml:space="preserve">. </w:t>
      </w:r>
      <w:proofErr w:type="spellStart"/>
      <w:r w:rsidRPr="00B66A2A">
        <w:rPr>
          <w:sz w:val="16"/>
          <w:szCs w:val="16"/>
        </w:rPr>
        <w:t>Tampilan</w:t>
      </w:r>
      <w:proofErr w:type="spellEnd"/>
      <w:r w:rsidRPr="00B66A2A">
        <w:rPr>
          <w:sz w:val="16"/>
          <w:szCs w:val="16"/>
        </w:rPr>
        <w:t xml:space="preserve"> Halaman Kelola Data </w:t>
      </w:r>
      <w:proofErr w:type="spellStart"/>
      <w:r w:rsidRPr="00B66A2A">
        <w:rPr>
          <w:sz w:val="16"/>
          <w:szCs w:val="16"/>
        </w:rPr>
        <w:t>Pelanggan</w:t>
      </w:r>
      <w:proofErr w:type="spellEnd"/>
    </w:p>
    <w:p w14:paraId="1F2F95B0" w14:textId="1F3221B3" w:rsidR="002E1553" w:rsidRPr="00B66A2A" w:rsidRDefault="002E1553" w:rsidP="00664312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6A2A">
        <w:rPr>
          <w:rFonts w:ascii="Times New Roman" w:hAnsi="Times New Roman" w:cs="Times New Roman"/>
        </w:rPr>
        <w:t>Disini</w:t>
      </w:r>
      <w:proofErr w:type="spellEnd"/>
      <w:r w:rsidRPr="00B66A2A">
        <w:rPr>
          <w:rFonts w:ascii="Times New Roman" w:hAnsi="Times New Roman" w:cs="Times New Roman"/>
        </w:rPr>
        <w:t xml:space="preserve"> juga </w:t>
      </w:r>
      <w:proofErr w:type="spellStart"/>
      <w:r w:rsidRPr="00B66A2A">
        <w:rPr>
          <w:rFonts w:ascii="Times New Roman" w:hAnsi="Times New Roman" w:cs="Times New Roman"/>
        </w:rPr>
        <w:t>petugas</w:t>
      </w:r>
      <w:proofErr w:type="spellEnd"/>
      <w:r w:rsidRPr="00B66A2A">
        <w:rPr>
          <w:rFonts w:ascii="Times New Roman" w:hAnsi="Times New Roman" w:cs="Times New Roman"/>
        </w:rPr>
        <w:t xml:space="preserve"> </w:t>
      </w:r>
      <w:proofErr w:type="spellStart"/>
      <w:r w:rsidRPr="00B66A2A">
        <w:rPr>
          <w:rFonts w:ascii="Times New Roman" w:hAnsi="Times New Roman" w:cs="Times New Roman"/>
        </w:rPr>
        <w:t>dapat</w:t>
      </w:r>
      <w:proofErr w:type="spellEnd"/>
      <w:r w:rsidRPr="00B66A2A">
        <w:rPr>
          <w:rFonts w:ascii="Times New Roman" w:hAnsi="Times New Roman" w:cs="Times New Roman"/>
        </w:rPr>
        <w:t xml:space="preserve"> </w:t>
      </w:r>
      <w:proofErr w:type="spellStart"/>
      <w:r w:rsidRPr="00B66A2A">
        <w:rPr>
          <w:rFonts w:ascii="Times New Roman" w:hAnsi="Times New Roman" w:cs="Times New Roman"/>
        </w:rPr>
        <w:t>menambahkan</w:t>
      </w:r>
      <w:proofErr w:type="spellEnd"/>
      <w:r w:rsidRPr="00B66A2A">
        <w:rPr>
          <w:rFonts w:ascii="Times New Roman" w:hAnsi="Times New Roman" w:cs="Times New Roman"/>
        </w:rPr>
        <w:t xml:space="preserve"> data </w:t>
      </w:r>
      <w:proofErr w:type="spellStart"/>
      <w:r w:rsidRPr="00B66A2A">
        <w:rPr>
          <w:rFonts w:ascii="Times New Roman" w:hAnsi="Times New Roman" w:cs="Times New Roman"/>
        </w:rPr>
        <w:t>pelanggan</w:t>
      </w:r>
      <w:proofErr w:type="spellEnd"/>
      <w:r w:rsidRPr="00B66A2A">
        <w:rPr>
          <w:rFonts w:ascii="Times New Roman" w:hAnsi="Times New Roman" w:cs="Times New Roman"/>
        </w:rPr>
        <w:t xml:space="preserve"> </w:t>
      </w:r>
      <w:proofErr w:type="spellStart"/>
      <w:r w:rsidRPr="00B66A2A">
        <w:rPr>
          <w:rFonts w:ascii="Times New Roman" w:hAnsi="Times New Roman" w:cs="Times New Roman"/>
        </w:rPr>
        <w:t>melalui</w:t>
      </w:r>
      <w:proofErr w:type="spellEnd"/>
      <w:r w:rsidRPr="00B66A2A">
        <w:rPr>
          <w:rFonts w:ascii="Times New Roman" w:hAnsi="Times New Roman" w:cs="Times New Roman"/>
        </w:rPr>
        <w:t xml:space="preserve"> </w:t>
      </w:r>
      <w:proofErr w:type="spellStart"/>
      <w:r w:rsidRPr="00B66A2A">
        <w:rPr>
          <w:rFonts w:ascii="Times New Roman" w:hAnsi="Times New Roman" w:cs="Times New Roman"/>
        </w:rPr>
        <w:t>tambah</w:t>
      </w:r>
      <w:proofErr w:type="spellEnd"/>
      <w:r w:rsidRPr="00B66A2A">
        <w:rPr>
          <w:rFonts w:ascii="Times New Roman" w:hAnsi="Times New Roman" w:cs="Times New Roman"/>
        </w:rPr>
        <w:t xml:space="preserve"> data </w:t>
      </w:r>
      <w:proofErr w:type="spellStart"/>
      <w:r w:rsidRPr="00B66A2A">
        <w:rPr>
          <w:rFonts w:ascii="Times New Roman" w:hAnsi="Times New Roman" w:cs="Times New Roman"/>
        </w:rPr>
        <w:t>pelanggan</w:t>
      </w:r>
      <w:proofErr w:type="spellEnd"/>
      <w:r w:rsidRPr="00B66A2A">
        <w:rPr>
          <w:rFonts w:ascii="Times New Roman" w:hAnsi="Times New Roman" w:cs="Times New Roman"/>
        </w:rPr>
        <w:t>.</w:t>
      </w:r>
    </w:p>
    <w:p w14:paraId="0BD1C7C4" w14:textId="77777777" w:rsidR="00B66A2A" w:rsidRDefault="0038621F" w:rsidP="00B66A2A">
      <w:pPr>
        <w:keepNext/>
        <w:ind w:left="720" w:firstLine="720"/>
      </w:pPr>
      <w:r>
        <w:rPr>
          <w:noProof/>
        </w:rPr>
        <w:drawing>
          <wp:inline distT="0" distB="0" distL="0" distR="0" wp14:anchorId="71B20B32" wp14:editId="3AA53820">
            <wp:extent cx="5030060" cy="2316079"/>
            <wp:effectExtent l="0" t="0" r="0" b="8255"/>
            <wp:docPr id="3398209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20990" name="Picture 33982099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577" cy="234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0C2E" w14:textId="24AB009A" w:rsidR="00664312" w:rsidRDefault="00B66A2A" w:rsidP="00B66A2A">
      <w:pPr>
        <w:pStyle w:val="Caption"/>
        <w:ind w:left="720" w:firstLine="720"/>
        <w:jc w:val="center"/>
        <w:rPr>
          <w:sz w:val="16"/>
          <w:szCs w:val="16"/>
        </w:rPr>
      </w:pPr>
      <w:r w:rsidRPr="00B66A2A">
        <w:rPr>
          <w:sz w:val="16"/>
          <w:szCs w:val="16"/>
        </w:rPr>
        <w:t xml:space="preserve">Gambar </w:t>
      </w:r>
      <w:r w:rsidRPr="00B66A2A">
        <w:rPr>
          <w:sz w:val="16"/>
          <w:szCs w:val="16"/>
        </w:rPr>
        <w:fldChar w:fldCharType="begin"/>
      </w:r>
      <w:r w:rsidRPr="00B66A2A">
        <w:rPr>
          <w:sz w:val="16"/>
          <w:szCs w:val="16"/>
        </w:rPr>
        <w:instrText xml:space="preserve"> SEQ Gambar \* ARABIC </w:instrText>
      </w:r>
      <w:r w:rsidRPr="00B66A2A">
        <w:rPr>
          <w:sz w:val="16"/>
          <w:szCs w:val="16"/>
        </w:rPr>
        <w:fldChar w:fldCharType="separate"/>
      </w:r>
      <w:r w:rsidR="00745B31">
        <w:rPr>
          <w:noProof/>
          <w:sz w:val="16"/>
          <w:szCs w:val="16"/>
        </w:rPr>
        <w:t>10</w:t>
      </w:r>
      <w:r w:rsidRPr="00B66A2A">
        <w:rPr>
          <w:sz w:val="16"/>
          <w:szCs w:val="16"/>
        </w:rPr>
        <w:fldChar w:fldCharType="end"/>
      </w:r>
      <w:r w:rsidRPr="00B66A2A">
        <w:rPr>
          <w:sz w:val="16"/>
          <w:szCs w:val="16"/>
        </w:rPr>
        <w:t xml:space="preserve">. </w:t>
      </w:r>
      <w:proofErr w:type="spellStart"/>
      <w:r w:rsidRPr="00B66A2A">
        <w:rPr>
          <w:sz w:val="16"/>
          <w:szCs w:val="16"/>
        </w:rPr>
        <w:t>Tampilan</w:t>
      </w:r>
      <w:proofErr w:type="spellEnd"/>
      <w:r w:rsidRPr="00B66A2A">
        <w:rPr>
          <w:sz w:val="16"/>
          <w:szCs w:val="16"/>
        </w:rPr>
        <w:t xml:space="preserve"> Halaman Form </w:t>
      </w:r>
      <w:proofErr w:type="spellStart"/>
      <w:r w:rsidRPr="00B66A2A">
        <w:rPr>
          <w:sz w:val="16"/>
          <w:szCs w:val="16"/>
        </w:rPr>
        <w:t>Tambah</w:t>
      </w:r>
      <w:proofErr w:type="spellEnd"/>
      <w:r w:rsidRPr="00B66A2A">
        <w:rPr>
          <w:sz w:val="16"/>
          <w:szCs w:val="16"/>
        </w:rPr>
        <w:t xml:space="preserve"> Data </w:t>
      </w:r>
      <w:proofErr w:type="spellStart"/>
      <w:r w:rsidRPr="00B66A2A">
        <w:rPr>
          <w:sz w:val="16"/>
          <w:szCs w:val="16"/>
        </w:rPr>
        <w:t>Pelanggan</w:t>
      </w:r>
      <w:proofErr w:type="spellEnd"/>
    </w:p>
    <w:p w14:paraId="79F399FB" w14:textId="40203651" w:rsidR="00B66A2A" w:rsidRPr="00B66A2A" w:rsidRDefault="00B66A2A" w:rsidP="00B17E35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Dan </w:t>
      </w:r>
      <w:proofErr w:type="spellStart"/>
      <w:r>
        <w:rPr>
          <w:rFonts w:ascii="Times New Roman" w:hAnsi="Times New Roman" w:cs="Times New Roman"/>
        </w:rPr>
        <w:t>apabila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kesalahan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update data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pelan</w:t>
      </w:r>
      <w:r w:rsidR="00B17E35">
        <w:rPr>
          <w:rFonts w:ascii="Times New Roman" w:hAnsi="Times New Roman" w:cs="Times New Roman"/>
        </w:rPr>
        <w:t>ggan</w:t>
      </w:r>
      <w:proofErr w:type="spellEnd"/>
      <w:r w:rsidR="00B17E35">
        <w:rPr>
          <w:rFonts w:ascii="Times New Roman" w:hAnsi="Times New Roman" w:cs="Times New Roman"/>
        </w:rPr>
        <w:t xml:space="preserve">, kitab isa </w:t>
      </w:r>
      <w:proofErr w:type="spellStart"/>
      <w:r w:rsidR="00B17E35">
        <w:rPr>
          <w:rFonts w:ascii="Times New Roman" w:hAnsi="Times New Roman" w:cs="Times New Roman"/>
        </w:rPr>
        <w:t>mengeditnya</w:t>
      </w:r>
      <w:proofErr w:type="spellEnd"/>
      <w:r w:rsidR="00B17E35">
        <w:rPr>
          <w:rFonts w:ascii="Times New Roman" w:hAnsi="Times New Roman" w:cs="Times New Roman"/>
        </w:rPr>
        <w:t xml:space="preserve"> di form </w:t>
      </w:r>
      <w:proofErr w:type="gramStart"/>
      <w:r w:rsidR="00B17E35">
        <w:rPr>
          <w:rFonts w:ascii="Times New Roman" w:hAnsi="Times New Roman" w:cs="Times New Roman"/>
        </w:rPr>
        <w:t>edit</w:t>
      </w:r>
      <w:proofErr w:type="gramEnd"/>
      <w:r w:rsidR="00B17E35">
        <w:rPr>
          <w:rFonts w:ascii="Times New Roman" w:hAnsi="Times New Roman" w:cs="Times New Roman"/>
        </w:rPr>
        <w:t xml:space="preserve"> data </w:t>
      </w:r>
      <w:proofErr w:type="spellStart"/>
      <w:r w:rsidR="00B17E35">
        <w:rPr>
          <w:rFonts w:ascii="Times New Roman" w:hAnsi="Times New Roman" w:cs="Times New Roman"/>
        </w:rPr>
        <w:t>pelanggan</w:t>
      </w:r>
      <w:proofErr w:type="spellEnd"/>
      <w:r w:rsidR="00B17E35">
        <w:rPr>
          <w:rFonts w:ascii="Times New Roman" w:hAnsi="Times New Roman" w:cs="Times New Roman"/>
        </w:rPr>
        <w:t>.</w:t>
      </w:r>
    </w:p>
    <w:p w14:paraId="7856A80E" w14:textId="77777777" w:rsidR="00B17E35" w:rsidRDefault="00B17E35" w:rsidP="00B17E35">
      <w:pPr>
        <w:keepNext/>
        <w:ind w:left="720" w:firstLine="720"/>
      </w:pPr>
      <w:r>
        <w:rPr>
          <w:noProof/>
        </w:rPr>
        <w:lastRenderedPageBreak/>
        <w:drawing>
          <wp:inline distT="0" distB="0" distL="0" distR="0" wp14:anchorId="0B0833B2" wp14:editId="54B3E5F1">
            <wp:extent cx="5180001" cy="2385118"/>
            <wp:effectExtent l="0" t="0" r="1905" b="0"/>
            <wp:docPr id="10073594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98307" name="Picture 30979830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206" cy="239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98AC" w14:textId="39FECB54" w:rsidR="00664312" w:rsidRPr="00745B31" w:rsidRDefault="00B17E35" w:rsidP="00745B31">
      <w:pPr>
        <w:pStyle w:val="Caption"/>
        <w:ind w:left="1440" w:firstLine="720"/>
        <w:jc w:val="center"/>
        <w:rPr>
          <w:sz w:val="16"/>
          <w:szCs w:val="16"/>
        </w:rPr>
      </w:pPr>
      <w:r w:rsidRPr="00745B31">
        <w:rPr>
          <w:sz w:val="16"/>
          <w:szCs w:val="16"/>
        </w:rPr>
        <w:t xml:space="preserve">Gambar </w:t>
      </w:r>
      <w:r w:rsidRPr="00745B31">
        <w:rPr>
          <w:sz w:val="16"/>
          <w:szCs w:val="16"/>
        </w:rPr>
        <w:fldChar w:fldCharType="begin"/>
      </w:r>
      <w:r w:rsidRPr="00745B31">
        <w:rPr>
          <w:sz w:val="16"/>
          <w:szCs w:val="16"/>
        </w:rPr>
        <w:instrText xml:space="preserve"> SEQ Gambar \* ARABIC </w:instrText>
      </w:r>
      <w:r w:rsidRPr="00745B31">
        <w:rPr>
          <w:sz w:val="16"/>
          <w:szCs w:val="16"/>
        </w:rPr>
        <w:fldChar w:fldCharType="separate"/>
      </w:r>
      <w:r w:rsidR="00745B31">
        <w:rPr>
          <w:noProof/>
          <w:sz w:val="16"/>
          <w:szCs w:val="16"/>
        </w:rPr>
        <w:t>11</w:t>
      </w:r>
      <w:r w:rsidRPr="00745B31">
        <w:rPr>
          <w:sz w:val="16"/>
          <w:szCs w:val="16"/>
        </w:rPr>
        <w:fldChar w:fldCharType="end"/>
      </w:r>
      <w:r w:rsidRPr="00745B31">
        <w:rPr>
          <w:sz w:val="16"/>
          <w:szCs w:val="16"/>
        </w:rPr>
        <w:t xml:space="preserve">. </w:t>
      </w:r>
      <w:proofErr w:type="spellStart"/>
      <w:r w:rsidRPr="00745B31">
        <w:rPr>
          <w:sz w:val="16"/>
          <w:szCs w:val="16"/>
        </w:rPr>
        <w:t>Tampilan</w:t>
      </w:r>
      <w:proofErr w:type="spellEnd"/>
      <w:r w:rsidRPr="00745B31">
        <w:rPr>
          <w:sz w:val="16"/>
          <w:szCs w:val="16"/>
        </w:rPr>
        <w:t xml:space="preserve"> Halaman Form Edit Data </w:t>
      </w:r>
      <w:proofErr w:type="spellStart"/>
      <w:r w:rsidRPr="00745B31">
        <w:rPr>
          <w:sz w:val="16"/>
          <w:szCs w:val="16"/>
        </w:rPr>
        <w:t>Pelanggan</w:t>
      </w:r>
      <w:proofErr w:type="spellEnd"/>
    </w:p>
    <w:p w14:paraId="10CEFA09" w14:textId="77777777" w:rsidR="00664312" w:rsidRDefault="00ED1DD1" w:rsidP="00664312">
      <w:pPr>
        <w:pStyle w:val="ListParagraph"/>
        <w:numPr>
          <w:ilvl w:val="3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664312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Pr="00664312">
        <w:rPr>
          <w:rFonts w:ascii="Times New Roman" w:hAnsi="Times New Roman" w:cs="Times New Roman"/>
          <w:sz w:val="24"/>
          <w:szCs w:val="24"/>
        </w:rPr>
        <w:t>Menu</w:t>
      </w:r>
      <w:proofErr w:type="spellEnd"/>
    </w:p>
    <w:p w14:paraId="45AF9C1A" w14:textId="2782F681" w:rsidR="00EE059A" w:rsidRPr="00664312" w:rsidRDefault="000F4E50" w:rsidP="0066431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64312">
        <w:rPr>
          <w:rFonts w:ascii="Times New Roman" w:hAnsi="Times New Roman" w:cs="Times New Roman"/>
          <w:sz w:val="24"/>
          <w:szCs w:val="24"/>
        </w:rPr>
        <w:t xml:space="preserve">Pada menu </w:t>
      </w:r>
      <w:proofErr w:type="spellStart"/>
      <w:r w:rsidRPr="006643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64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312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664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31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64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31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664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31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6643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43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64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312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66431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64312">
        <w:rPr>
          <w:rFonts w:ascii="Times New Roman" w:hAnsi="Times New Roman" w:cs="Times New Roman"/>
          <w:sz w:val="24"/>
          <w:szCs w:val="24"/>
        </w:rPr>
        <w:t>pelanggan</w:t>
      </w:r>
      <w:proofErr w:type="spellEnd"/>
    </w:p>
    <w:p w14:paraId="2DFC1C89" w14:textId="77777777" w:rsidR="00EE059A" w:rsidRDefault="00EE059A" w:rsidP="000F4E50">
      <w:pPr>
        <w:pStyle w:val="ListParagraph"/>
        <w:ind w:left="2286"/>
        <w:jc w:val="both"/>
        <w:rPr>
          <w:rFonts w:ascii="Times New Roman" w:hAnsi="Times New Roman" w:cs="Times New Roman"/>
          <w:sz w:val="24"/>
          <w:szCs w:val="24"/>
        </w:rPr>
      </w:pPr>
    </w:p>
    <w:p w14:paraId="70B531DE" w14:textId="77777777" w:rsidR="00745B31" w:rsidRDefault="00664312" w:rsidP="00745B31">
      <w:pPr>
        <w:keepNext/>
        <w:ind w:left="720" w:firstLine="720"/>
        <w:jc w:val="both"/>
      </w:pPr>
      <w:r>
        <w:rPr>
          <w:noProof/>
        </w:rPr>
        <w:drawing>
          <wp:inline distT="0" distB="0" distL="0" distR="0" wp14:anchorId="1F7F05BB" wp14:editId="42806F39">
            <wp:extent cx="4971724" cy="2298032"/>
            <wp:effectExtent l="0" t="0" r="635" b="7620"/>
            <wp:docPr id="12064644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64451" name="Picture 120646445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67" cy="233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6312" w14:textId="5E8330B5" w:rsidR="00EE059A" w:rsidRPr="00745B31" w:rsidRDefault="00745B31" w:rsidP="00745B31">
      <w:pPr>
        <w:pStyle w:val="Caption"/>
        <w:ind w:left="846" w:firstLine="720"/>
        <w:jc w:val="center"/>
        <w:rPr>
          <w:rFonts w:ascii="Times New Roman" w:hAnsi="Times New Roman" w:cs="Times New Roman"/>
          <w:sz w:val="16"/>
          <w:szCs w:val="16"/>
        </w:rPr>
      </w:pPr>
      <w:r w:rsidRPr="00745B31">
        <w:rPr>
          <w:sz w:val="16"/>
          <w:szCs w:val="16"/>
        </w:rPr>
        <w:t xml:space="preserve">Gambar </w:t>
      </w:r>
      <w:r w:rsidRPr="00745B31">
        <w:rPr>
          <w:sz w:val="16"/>
          <w:szCs w:val="16"/>
        </w:rPr>
        <w:fldChar w:fldCharType="begin"/>
      </w:r>
      <w:r w:rsidRPr="00745B31">
        <w:rPr>
          <w:sz w:val="16"/>
          <w:szCs w:val="16"/>
        </w:rPr>
        <w:instrText xml:space="preserve"> SEQ Gambar \* ARABIC </w:instrText>
      </w:r>
      <w:r w:rsidRPr="00745B31">
        <w:rPr>
          <w:sz w:val="16"/>
          <w:szCs w:val="16"/>
        </w:rPr>
        <w:fldChar w:fldCharType="separate"/>
      </w:r>
      <w:r>
        <w:rPr>
          <w:noProof/>
          <w:sz w:val="16"/>
          <w:szCs w:val="16"/>
        </w:rPr>
        <w:t>12</w:t>
      </w:r>
      <w:r w:rsidRPr="00745B31">
        <w:rPr>
          <w:sz w:val="16"/>
          <w:szCs w:val="16"/>
        </w:rPr>
        <w:fldChar w:fldCharType="end"/>
      </w:r>
      <w:r w:rsidRPr="00745B31">
        <w:rPr>
          <w:sz w:val="16"/>
          <w:szCs w:val="16"/>
        </w:rPr>
        <w:t>. Halaman Menu</w:t>
      </w:r>
    </w:p>
    <w:p w14:paraId="75A77B24" w14:textId="77777777" w:rsidR="00664312" w:rsidRDefault="00664312" w:rsidP="00664312">
      <w:pPr>
        <w:ind w:left="1566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Lalu jika sudah memilih produk yang akan dibeli selanjutnya mengklik tombol order dan akan muncul halaman produk-produk yang sudah di pilih tadi (keranjang). Dan misalnya jika ada si pembeli tidak jadi membeli salah satu produk yang sudah dipilih bisa di hapus.</w:t>
      </w:r>
    </w:p>
    <w:p w14:paraId="7EB4EFAE" w14:textId="77777777" w:rsidR="00745B31" w:rsidRDefault="00664312" w:rsidP="00745B31">
      <w:pPr>
        <w:keepNext/>
        <w:ind w:left="1440" w:firstLine="126"/>
        <w:jc w:val="both"/>
      </w:pPr>
      <w:r>
        <w:rPr>
          <w:noProof/>
        </w:rPr>
        <w:lastRenderedPageBreak/>
        <w:drawing>
          <wp:inline distT="0" distB="0" distL="0" distR="0" wp14:anchorId="72512FD8" wp14:editId="2FA57651">
            <wp:extent cx="5140714" cy="2378990"/>
            <wp:effectExtent l="0" t="0" r="3175" b="2540"/>
            <wp:docPr id="2609877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87775" name="Picture 26098777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537" cy="239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FAC9" w14:textId="7CDD5486" w:rsidR="00664312" w:rsidRPr="00745B31" w:rsidRDefault="00745B31" w:rsidP="00745B31">
      <w:pPr>
        <w:pStyle w:val="Caption"/>
        <w:ind w:left="1440" w:firstLine="720"/>
        <w:jc w:val="center"/>
        <w:rPr>
          <w:rFonts w:ascii="Times New Roman" w:hAnsi="Times New Roman" w:cs="Times New Roman"/>
          <w:sz w:val="16"/>
          <w:szCs w:val="16"/>
        </w:rPr>
      </w:pPr>
      <w:r w:rsidRPr="00745B31">
        <w:rPr>
          <w:sz w:val="16"/>
          <w:szCs w:val="16"/>
        </w:rPr>
        <w:t xml:space="preserve">Gambar </w:t>
      </w:r>
      <w:r w:rsidRPr="00745B31">
        <w:rPr>
          <w:sz w:val="16"/>
          <w:szCs w:val="16"/>
        </w:rPr>
        <w:fldChar w:fldCharType="begin"/>
      </w:r>
      <w:r w:rsidRPr="00745B31">
        <w:rPr>
          <w:sz w:val="16"/>
          <w:szCs w:val="16"/>
        </w:rPr>
        <w:instrText xml:space="preserve"> SEQ Gambar \* ARABIC </w:instrText>
      </w:r>
      <w:r w:rsidRPr="00745B31">
        <w:rPr>
          <w:sz w:val="16"/>
          <w:szCs w:val="16"/>
        </w:rPr>
        <w:fldChar w:fldCharType="separate"/>
      </w:r>
      <w:r>
        <w:rPr>
          <w:noProof/>
          <w:sz w:val="16"/>
          <w:szCs w:val="16"/>
        </w:rPr>
        <w:t>13</w:t>
      </w:r>
      <w:r w:rsidRPr="00745B31">
        <w:rPr>
          <w:sz w:val="16"/>
          <w:szCs w:val="16"/>
        </w:rPr>
        <w:fldChar w:fldCharType="end"/>
      </w:r>
      <w:r w:rsidRPr="00745B31">
        <w:rPr>
          <w:sz w:val="16"/>
          <w:szCs w:val="16"/>
        </w:rPr>
        <w:t xml:space="preserve">. Halaman </w:t>
      </w:r>
      <w:proofErr w:type="spellStart"/>
      <w:r w:rsidRPr="00745B31">
        <w:rPr>
          <w:sz w:val="16"/>
          <w:szCs w:val="16"/>
        </w:rPr>
        <w:t>Keranjang</w:t>
      </w:r>
      <w:proofErr w:type="spellEnd"/>
    </w:p>
    <w:p w14:paraId="5D2F0230" w14:textId="77777777" w:rsidR="00664312" w:rsidRDefault="00664312" w:rsidP="00664312">
      <w:pPr>
        <w:ind w:left="1566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Dan jika pesanan sudah benar kita bisa mengklik order dan langsung mengisi form pembelian atau transaksi.</w:t>
      </w:r>
    </w:p>
    <w:p w14:paraId="144EE377" w14:textId="77777777" w:rsidR="00745B31" w:rsidRDefault="00664312" w:rsidP="00745B31">
      <w:pPr>
        <w:keepNext/>
        <w:ind w:left="1440" w:firstLine="126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9AD4C8" wp14:editId="63E1BBD2">
            <wp:extent cx="5233721" cy="2419131"/>
            <wp:effectExtent l="0" t="0" r="5080" b="635"/>
            <wp:docPr id="18567142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14255" name="Picture 185671425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493" cy="243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4E03" w14:textId="07E39B3C" w:rsidR="00664312" w:rsidRPr="00745B31" w:rsidRDefault="00745B31" w:rsidP="00745B31">
      <w:pPr>
        <w:pStyle w:val="Caption"/>
        <w:ind w:left="1440" w:firstLine="720"/>
        <w:jc w:val="center"/>
        <w:rPr>
          <w:rFonts w:ascii="Times New Roman" w:hAnsi="Times New Roman" w:cs="Times New Roman"/>
          <w:sz w:val="16"/>
          <w:szCs w:val="16"/>
        </w:rPr>
      </w:pPr>
      <w:r w:rsidRPr="00745B31">
        <w:rPr>
          <w:sz w:val="16"/>
          <w:szCs w:val="16"/>
        </w:rPr>
        <w:t xml:space="preserve">Gambar </w:t>
      </w:r>
      <w:r w:rsidRPr="00745B31">
        <w:rPr>
          <w:sz w:val="16"/>
          <w:szCs w:val="16"/>
        </w:rPr>
        <w:fldChar w:fldCharType="begin"/>
      </w:r>
      <w:r w:rsidRPr="00745B31">
        <w:rPr>
          <w:sz w:val="16"/>
          <w:szCs w:val="16"/>
        </w:rPr>
        <w:instrText xml:space="preserve"> SEQ Gambar \* ARABIC </w:instrText>
      </w:r>
      <w:r w:rsidRPr="00745B31">
        <w:rPr>
          <w:sz w:val="16"/>
          <w:szCs w:val="16"/>
        </w:rPr>
        <w:fldChar w:fldCharType="separate"/>
      </w:r>
      <w:r>
        <w:rPr>
          <w:noProof/>
          <w:sz w:val="16"/>
          <w:szCs w:val="16"/>
        </w:rPr>
        <w:t>14</w:t>
      </w:r>
      <w:r w:rsidRPr="00745B31">
        <w:rPr>
          <w:sz w:val="16"/>
          <w:szCs w:val="16"/>
        </w:rPr>
        <w:fldChar w:fldCharType="end"/>
      </w:r>
      <w:r w:rsidRPr="00745B31">
        <w:rPr>
          <w:sz w:val="16"/>
          <w:szCs w:val="16"/>
        </w:rPr>
        <w:t xml:space="preserve">. Halaman Form </w:t>
      </w:r>
      <w:proofErr w:type="spellStart"/>
      <w:r w:rsidRPr="00745B31">
        <w:rPr>
          <w:sz w:val="16"/>
          <w:szCs w:val="16"/>
        </w:rPr>
        <w:t>Pembayaran</w:t>
      </w:r>
      <w:proofErr w:type="spellEnd"/>
    </w:p>
    <w:p w14:paraId="448B2C89" w14:textId="77777777" w:rsidR="00664312" w:rsidRPr="00EE059A" w:rsidRDefault="00664312" w:rsidP="00EE059A">
      <w:pPr>
        <w:ind w:left="1440" w:firstLine="126"/>
        <w:jc w:val="both"/>
        <w:rPr>
          <w:rFonts w:ascii="Times New Roman" w:hAnsi="Times New Roman" w:cs="Times New Roman"/>
          <w:sz w:val="24"/>
          <w:szCs w:val="24"/>
        </w:rPr>
      </w:pPr>
    </w:p>
    <w:p w14:paraId="3EB7ED90" w14:textId="77777777" w:rsidR="00664312" w:rsidRDefault="00AC5288" w:rsidP="00664312">
      <w:pPr>
        <w:pStyle w:val="ListParagraph"/>
        <w:numPr>
          <w:ilvl w:val="3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</w:p>
    <w:p w14:paraId="7EDD49DB" w14:textId="77777777" w:rsidR="00664312" w:rsidRDefault="00664312" w:rsidP="0066431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096F9D" w:rsidRPr="00664312"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96F9D" w:rsidRPr="00664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6F9D" w:rsidRPr="006643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96F9D" w:rsidRPr="00664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6F9D" w:rsidRPr="00664312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096F9D" w:rsidRPr="00664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6F9D" w:rsidRPr="0066431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096F9D" w:rsidRPr="00664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6F9D" w:rsidRPr="0066431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096F9D" w:rsidRPr="00664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6F9D" w:rsidRPr="00664312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096F9D" w:rsidRPr="00664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6F9D" w:rsidRPr="00664312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096F9D" w:rsidRPr="0066431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96F9D" w:rsidRPr="0066431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096F9D" w:rsidRPr="00664312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096F9D" w:rsidRPr="00664312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096F9D" w:rsidRPr="00664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6F9D" w:rsidRPr="0066431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96F9D" w:rsidRPr="0066431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96F9D" w:rsidRPr="00664312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096F9D" w:rsidRPr="00664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6F9D" w:rsidRPr="00664312">
        <w:rPr>
          <w:rFonts w:ascii="Times New Roman" w:hAnsi="Times New Roman" w:cs="Times New Roman"/>
          <w:sz w:val="24"/>
          <w:szCs w:val="24"/>
        </w:rPr>
        <w:t>struk</w:t>
      </w:r>
      <w:proofErr w:type="spellEnd"/>
      <w:r w:rsidR="00096F9D" w:rsidRPr="00664312">
        <w:rPr>
          <w:rFonts w:ascii="Times New Roman" w:hAnsi="Times New Roman" w:cs="Times New Roman"/>
          <w:sz w:val="24"/>
          <w:szCs w:val="24"/>
        </w:rPr>
        <w:t>.</w:t>
      </w:r>
    </w:p>
    <w:p w14:paraId="73E25A0D" w14:textId="77777777" w:rsidR="00745B31" w:rsidRDefault="003E0626" w:rsidP="00745B31">
      <w:pPr>
        <w:pStyle w:val="ListParagraph"/>
        <w:keepNext/>
        <w:ind w:left="1440"/>
        <w:jc w:val="both"/>
      </w:pPr>
      <w:r>
        <w:rPr>
          <w:noProof/>
        </w:rPr>
        <w:lastRenderedPageBreak/>
        <w:drawing>
          <wp:inline distT="0" distB="0" distL="0" distR="0" wp14:anchorId="65CC0D64" wp14:editId="69492E94">
            <wp:extent cx="5041078" cy="2340142"/>
            <wp:effectExtent l="0" t="0" r="7620" b="3175"/>
            <wp:docPr id="18227006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00625" name="Picture 182270062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695" cy="235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C200" w14:textId="615C98C3" w:rsidR="00664312" w:rsidRPr="00745B31" w:rsidRDefault="00745B31" w:rsidP="00745B31">
      <w:pPr>
        <w:pStyle w:val="Caption"/>
        <w:ind w:left="1440"/>
        <w:jc w:val="center"/>
        <w:rPr>
          <w:rFonts w:ascii="Times New Roman" w:hAnsi="Times New Roman" w:cs="Times New Roman"/>
          <w:sz w:val="16"/>
          <w:szCs w:val="16"/>
        </w:rPr>
      </w:pPr>
      <w:r w:rsidRPr="00745B31">
        <w:rPr>
          <w:sz w:val="16"/>
          <w:szCs w:val="16"/>
        </w:rPr>
        <w:t xml:space="preserve">Gambar </w:t>
      </w:r>
      <w:r w:rsidRPr="00745B31">
        <w:rPr>
          <w:sz w:val="16"/>
          <w:szCs w:val="16"/>
        </w:rPr>
        <w:fldChar w:fldCharType="begin"/>
      </w:r>
      <w:r w:rsidRPr="00745B31">
        <w:rPr>
          <w:sz w:val="16"/>
          <w:szCs w:val="16"/>
        </w:rPr>
        <w:instrText xml:space="preserve"> SEQ Gambar \* ARABIC </w:instrText>
      </w:r>
      <w:r w:rsidRPr="00745B31">
        <w:rPr>
          <w:sz w:val="16"/>
          <w:szCs w:val="16"/>
        </w:rPr>
        <w:fldChar w:fldCharType="separate"/>
      </w:r>
      <w:r>
        <w:rPr>
          <w:noProof/>
          <w:sz w:val="16"/>
          <w:szCs w:val="16"/>
        </w:rPr>
        <w:t>15</w:t>
      </w:r>
      <w:r w:rsidRPr="00745B31">
        <w:rPr>
          <w:sz w:val="16"/>
          <w:szCs w:val="16"/>
        </w:rPr>
        <w:fldChar w:fldCharType="end"/>
      </w:r>
      <w:r w:rsidRPr="00745B31">
        <w:rPr>
          <w:sz w:val="16"/>
          <w:szCs w:val="16"/>
        </w:rPr>
        <w:t xml:space="preserve">. Halaman </w:t>
      </w:r>
      <w:proofErr w:type="spellStart"/>
      <w:r w:rsidRPr="00745B31">
        <w:rPr>
          <w:sz w:val="16"/>
          <w:szCs w:val="16"/>
        </w:rPr>
        <w:t>Laporan</w:t>
      </w:r>
      <w:proofErr w:type="spellEnd"/>
      <w:r w:rsidRPr="00745B31">
        <w:rPr>
          <w:sz w:val="16"/>
          <w:szCs w:val="16"/>
        </w:rPr>
        <w:t xml:space="preserve"> </w:t>
      </w:r>
      <w:proofErr w:type="spellStart"/>
      <w:r w:rsidRPr="00745B31">
        <w:rPr>
          <w:sz w:val="16"/>
          <w:szCs w:val="16"/>
        </w:rPr>
        <w:t>Penjualan</w:t>
      </w:r>
      <w:proofErr w:type="spellEnd"/>
    </w:p>
    <w:p w14:paraId="5DBE7C5C" w14:textId="77777777" w:rsidR="00664312" w:rsidRDefault="00664312" w:rsidP="0066431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431B467" w14:textId="6EF23A96" w:rsidR="008C5B44" w:rsidRPr="00664312" w:rsidRDefault="00D9191B" w:rsidP="0066431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664312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66431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64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31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664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31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64312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664312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EA640C" w:rsidRPr="00664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40C" w:rsidRPr="0066431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EA640C" w:rsidRPr="00664312"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 w:rsidR="00EA640C" w:rsidRPr="00664312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="00EA640C" w:rsidRPr="00664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40C" w:rsidRPr="00664312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D64BEC" w:rsidRPr="00664312">
        <w:rPr>
          <w:rFonts w:ascii="Times New Roman" w:hAnsi="Times New Roman" w:cs="Times New Roman"/>
          <w:sz w:val="24"/>
          <w:szCs w:val="24"/>
        </w:rPr>
        <w:t>.</w:t>
      </w:r>
    </w:p>
    <w:p w14:paraId="0B33B124" w14:textId="77777777" w:rsidR="00745B31" w:rsidRDefault="009B34CA" w:rsidP="00745B31">
      <w:pPr>
        <w:keepNext/>
        <w:ind w:left="720" w:firstLine="720"/>
        <w:jc w:val="both"/>
      </w:pPr>
      <w:r>
        <w:rPr>
          <w:noProof/>
        </w:rPr>
        <w:drawing>
          <wp:inline distT="0" distB="0" distL="0" distR="0" wp14:anchorId="2594F74C" wp14:editId="0EAE63BC">
            <wp:extent cx="5021600" cy="2316079"/>
            <wp:effectExtent l="0" t="0" r="7620" b="8255"/>
            <wp:docPr id="7211703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70377" name="Picture 72117037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777" cy="233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5B36" w14:textId="5692B49D" w:rsidR="00745B31" w:rsidRPr="00745B31" w:rsidRDefault="00745B31" w:rsidP="00745B31">
      <w:pPr>
        <w:pStyle w:val="Caption"/>
        <w:ind w:left="1440" w:firstLine="720"/>
        <w:jc w:val="center"/>
        <w:rPr>
          <w:sz w:val="16"/>
          <w:szCs w:val="16"/>
        </w:rPr>
      </w:pPr>
      <w:r w:rsidRPr="00745B31">
        <w:rPr>
          <w:sz w:val="16"/>
          <w:szCs w:val="16"/>
        </w:rPr>
        <w:t xml:space="preserve">Gambar </w:t>
      </w:r>
      <w:r w:rsidRPr="00745B31">
        <w:rPr>
          <w:sz w:val="16"/>
          <w:szCs w:val="16"/>
        </w:rPr>
        <w:fldChar w:fldCharType="begin"/>
      </w:r>
      <w:r w:rsidRPr="00745B31">
        <w:rPr>
          <w:sz w:val="16"/>
          <w:szCs w:val="16"/>
        </w:rPr>
        <w:instrText xml:space="preserve"> SEQ Gambar \* ARABIC </w:instrText>
      </w:r>
      <w:r w:rsidRPr="00745B31">
        <w:rPr>
          <w:sz w:val="16"/>
          <w:szCs w:val="16"/>
        </w:rPr>
        <w:fldChar w:fldCharType="separate"/>
      </w:r>
      <w:r>
        <w:rPr>
          <w:noProof/>
          <w:sz w:val="16"/>
          <w:szCs w:val="16"/>
        </w:rPr>
        <w:t>16</w:t>
      </w:r>
      <w:r w:rsidRPr="00745B31">
        <w:rPr>
          <w:sz w:val="16"/>
          <w:szCs w:val="16"/>
        </w:rPr>
        <w:fldChar w:fldCharType="end"/>
      </w:r>
      <w:r w:rsidRPr="00745B31">
        <w:rPr>
          <w:sz w:val="16"/>
          <w:szCs w:val="16"/>
        </w:rPr>
        <w:t xml:space="preserve">. Halaman Detail </w:t>
      </w:r>
      <w:proofErr w:type="spellStart"/>
      <w:r w:rsidRPr="00745B31">
        <w:rPr>
          <w:sz w:val="16"/>
          <w:szCs w:val="16"/>
        </w:rPr>
        <w:t>Pembayaran</w:t>
      </w:r>
      <w:proofErr w:type="spellEnd"/>
    </w:p>
    <w:p w14:paraId="066BDF11" w14:textId="3F145CAA" w:rsidR="00664312" w:rsidRDefault="00664312" w:rsidP="00664312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234462D" w14:textId="5B0B369A" w:rsidR="0046628E" w:rsidRDefault="00BB5F6F" w:rsidP="00664312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64312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664312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664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31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64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31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664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312">
        <w:rPr>
          <w:rFonts w:ascii="Times New Roman" w:hAnsi="Times New Roman" w:cs="Times New Roman"/>
          <w:sz w:val="24"/>
          <w:szCs w:val="24"/>
        </w:rPr>
        <w:t>me</w:t>
      </w:r>
      <w:r w:rsidR="00421047" w:rsidRPr="00664312">
        <w:rPr>
          <w:rFonts w:ascii="Times New Roman" w:hAnsi="Times New Roman" w:cs="Times New Roman"/>
          <w:sz w:val="24"/>
          <w:szCs w:val="24"/>
        </w:rPr>
        <w:t>ncetak</w:t>
      </w:r>
      <w:proofErr w:type="spellEnd"/>
      <w:r w:rsidR="00421047" w:rsidRPr="00664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047" w:rsidRPr="00664312">
        <w:rPr>
          <w:rFonts w:ascii="Times New Roman" w:hAnsi="Times New Roman" w:cs="Times New Roman"/>
          <w:sz w:val="24"/>
          <w:szCs w:val="24"/>
        </w:rPr>
        <w:t>struk</w:t>
      </w:r>
      <w:proofErr w:type="spellEnd"/>
      <w:r w:rsidR="00421047" w:rsidRPr="00664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047" w:rsidRPr="0066431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421047" w:rsidRPr="00664312"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 w:rsidR="00D64BEC" w:rsidRPr="00664312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="00D64BEC" w:rsidRPr="00664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4BEC" w:rsidRPr="00664312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D64BEC" w:rsidRPr="00664312">
        <w:rPr>
          <w:rFonts w:ascii="Times New Roman" w:hAnsi="Times New Roman" w:cs="Times New Roman"/>
          <w:sz w:val="24"/>
          <w:szCs w:val="24"/>
        </w:rPr>
        <w:t>.</w:t>
      </w:r>
    </w:p>
    <w:p w14:paraId="0EA4C235" w14:textId="77777777" w:rsidR="00745B31" w:rsidRDefault="00664312" w:rsidP="00745B31">
      <w:pPr>
        <w:keepNext/>
        <w:ind w:left="720" w:firstLine="72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C1BA3B" wp14:editId="01289F57">
            <wp:extent cx="1425877" cy="2135605"/>
            <wp:effectExtent l="0" t="0" r="3175" b="0"/>
            <wp:docPr id="48542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24794" name="Picture 48542479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070" cy="217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7900" w14:textId="4C7E2384" w:rsidR="00664312" w:rsidRPr="00745B31" w:rsidRDefault="00745B31" w:rsidP="00745B31">
      <w:pPr>
        <w:pStyle w:val="Caption"/>
        <w:ind w:left="1440"/>
        <w:jc w:val="center"/>
        <w:rPr>
          <w:rFonts w:ascii="Times New Roman" w:hAnsi="Times New Roman" w:cs="Times New Roman"/>
          <w:sz w:val="16"/>
          <w:szCs w:val="16"/>
        </w:rPr>
      </w:pPr>
      <w:r w:rsidRPr="00745B31">
        <w:rPr>
          <w:sz w:val="16"/>
          <w:szCs w:val="16"/>
        </w:rPr>
        <w:t xml:space="preserve">Gambar </w:t>
      </w:r>
      <w:r w:rsidRPr="00745B31">
        <w:rPr>
          <w:sz w:val="16"/>
          <w:szCs w:val="16"/>
        </w:rPr>
        <w:fldChar w:fldCharType="begin"/>
      </w:r>
      <w:r w:rsidRPr="00745B31">
        <w:rPr>
          <w:sz w:val="16"/>
          <w:szCs w:val="16"/>
        </w:rPr>
        <w:instrText xml:space="preserve"> SEQ Gambar \* ARABIC </w:instrText>
      </w:r>
      <w:r w:rsidRPr="00745B31">
        <w:rPr>
          <w:sz w:val="16"/>
          <w:szCs w:val="16"/>
        </w:rPr>
        <w:fldChar w:fldCharType="separate"/>
      </w:r>
      <w:r w:rsidRPr="00745B31">
        <w:rPr>
          <w:noProof/>
          <w:sz w:val="16"/>
          <w:szCs w:val="16"/>
        </w:rPr>
        <w:t>17</w:t>
      </w:r>
      <w:r w:rsidRPr="00745B31">
        <w:rPr>
          <w:sz w:val="16"/>
          <w:szCs w:val="16"/>
        </w:rPr>
        <w:fldChar w:fldCharType="end"/>
      </w:r>
      <w:r w:rsidRPr="00745B31">
        <w:rPr>
          <w:sz w:val="16"/>
          <w:szCs w:val="16"/>
        </w:rPr>
        <w:t xml:space="preserve">. </w:t>
      </w:r>
      <w:proofErr w:type="spellStart"/>
      <w:r w:rsidRPr="00745B31">
        <w:rPr>
          <w:sz w:val="16"/>
          <w:szCs w:val="16"/>
        </w:rPr>
        <w:t>Contoh</w:t>
      </w:r>
      <w:proofErr w:type="spellEnd"/>
      <w:r w:rsidRPr="00745B31">
        <w:rPr>
          <w:sz w:val="16"/>
          <w:szCs w:val="16"/>
        </w:rPr>
        <w:t xml:space="preserve"> </w:t>
      </w:r>
      <w:proofErr w:type="spellStart"/>
      <w:r w:rsidRPr="00745B31">
        <w:rPr>
          <w:sz w:val="16"/>
          <w:szCs w:val="16"/>
        </w:rPr>
        <w:t>struk</w:t>
      </w:r>
      <w:proofErr w:type="spellEnd"/>
    </w:p>
    <w:p w14:paraId="6B7A71E0" w14:textId="77777777" w:rsidR="00F24BE7" w:rsidRPr="00F24BE7" w:rsidRDefault="00F24BE7" w:rsidP="00F24BE7">
      <w:pPr>
        <w:pStyle w:val="ListParagraph"/>
        <w:ind w:left="2286"/>
        <w:jc w:val="both"/>
        <w:rPr>
          <w:rFonts w:ascii="Times New Roman" w:hAnsi="Times New Roman" w:cs="Times New Roman"/>
          <w:sz w:val="24"/>
          <w:szCs w:val="24"/>
        </w:rPr>
      </w:pPr>
    </w:p>
    <w:p w14:paraId="0DA8900D" w14:textId="77777777" w:rsidR="00CA43CC" w:rsidRDefault="00CA43CC" w:rsidP="00CA43CC">
      <w:pPr>
        <w:ind w:left="1566"/>
        <w:jc w:val="both"/>
        <w:rPr>
          <w:rFonts w:ascii="Times New Roman" w:hAnsi="Times New Roman" w:cs="Times New Roman"/>
          <w:sz w:val="24"/>
          <w:szCs w:val="24"/>
        </w:rPr>
      </w:pPr>
    </w:p>
    <w:p w14:paraId="3E488959" w14:textId="1EA8FF93" w:rsidR="000A2B65" w:rsidRPr="00442F09" w:rsidRDefault="000A2B65" w:rsidP="00442F09">
      <w:pPr>
        <w:ind w:left="1566"/>
        <w:jc w:val="both"/>
        <w:rPr>
          <w:rFonts w:ascii="Times New Roman" w:hAnsi="Times New Roman" w:cs="Times New Roman"/>
          <w:sz w:val="24"/>
          <w:szCs w:val="24"/>
        </w:rPr>
      </w:pPr>
    </w:p>
    <w:p w14:paraId="17E9D974" w14:textId="77777777" w:rsidR="000A2B65" w:rsidRPr="000A2B65" w:rsidRDefault="000A2B65" w:rsidP="000A2B65">
      <w:pPr>
        <w:ind w:left="1566"/>
        <w:jc w:val="both"/>
        <w:rPr>
          <w:rFonts w:ascii="Times New Roman" w:hAnsi="Times New Roman" w:cs="Times New Roman"/>
          <w:sz w:val="24"/>
          <w:szCs w:val="24"/>
        </w:rPr>
      </w:pPr>
    </w:p>
    <w:p w14:paraId="67DD58E9" w14:textId="77777777" w:rsidR="0068651A" w:rsidRPr="00CD08F3" w:rsidRDefault="0068651A" w:rsidP="00CD08F3">
      <w:pPr>
        <w:pStyle w:val="ListParagraph"/>
        <w:ind w:left="2286"/>
        <w:jc w:val="both"/>
        <w:rPr>
          <w:rFonts w:ascii="Times New Roman" w:hAnsi="Times New Roman" w:cs="Times New Roman"/>
          <w:sz w:val="24"/>
          <w:szCs w:val="24"/>
        </w:rPr>
      </w:pPr>
    </w:p>
    <w:p w14:paraId="76856956" w14:textId="77777777" w:rsidR="00451F41" w:rsidRPr="00EB045F" w:rsidRDefault="00451F41" w:rsidP="004E2216">
      <w:pPr>
        <w:pStyle w:val="ListParagraph"/>
        <w:ind w:left="2286"/>
        <w:jc w:val="both"/>
        <w:rPr>
          <w:ins w:id="54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</w:p>
    <w:p w14:paraId="4E3B0689" w14:textId="77777777" w:rsidR="00BC2004" w:rsidRDefault="00BC2004" w:rsidP="00A3687E">
      <w:pPr>
        <w:pStyle w:val="ListParagraph"/>
        <w:ind w:left="1206"/>
        <w:jc w:val="both"/>
        <w:rPr>
          <w:ins w:id="55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</w:p>
    <w:p w14:paraId="64F73F43" w14:textId="77777777" w:rsidR="00BC2004" w:rsidRDefault="00BC2004" w:rsidP="00A3687E">
      <w:pPr>
        <w:pStyle w:val="ListParagraph"/>
        <w:ind w:left="1206"/>
        <w:jc w:val="both"/>
        <w:rPr>
          <w:ins w:id="56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</w:p>
    <w:p w14:paraId="1C596B7C" w14:textId="77777777" w:rsidR="006A54D6" w:rsidRPr="00913A84" w:rsidRDefault="006A54D6" w:rsidP="006A54D6">
      <w:pPr>
        <w:pStyle w:val="ListParagraph"/>
        <w:ind w:left="1206"/>
        <w:jc w:val="both"/>
        <w:rPr>
          <w:ins w:id="57" w:author="Microsoft Word" w:date="2024-10-07T19:01:00Z" w16du:dateUtc="2024-10-07T12:01:00Z"/>
          <w:rFonts w:ascii="Times New Roman" w:hAnsi="Times New Roman" w:cs="Times New Roman"/>
          <w:sz w:val="24"/>
          <w:szCs w:val="24"/>
        </w:rPr>
      </w:pPr>
    </w:p>
    <w:p w14:paraId="6DD8B48A" w14:textId="77777777" w:rsidR="00A8697E" w:rsidRDefault="00A8697E" w:rsidP="00A869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9310EA" w14:textId="77777777" w:rsidR="00A8697E" w:rsidRDefault="00A8697E" w:rsidP="00A869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FCA15E" w14:textId="77777777" w:rsidR="00A8697E" w:rsidRDefault="00A8697E" w:rsidP="00A869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C79479" w14:textId="77777777" w:rsidR="00A8697E" w:rsidRDefault="00A8697E" w:rsidP="00A869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97D395" w14:textId="77777777" w:rsidR="00A8697E" w:rsidRDefault="00A8697E" w:rsidP="00A869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9CA4A5" w14:textId="77777777" w:rsidR="00A8697E" w:rsidRDefault="00A8697E" w:rsidP="00A869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64F32E" w14:textId="77777777" w:rsidR="00A8697E" w:rsidRDefault="00A8697E" w:rsidP="00A869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D2101E" w14:textId="77777777" w:rsidR="00A8697E" w:rsidRDefault="00A8697E" w:rsidP="00A869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C111A8" w14:textId="77777777" w:rsidR="00A8697E" w:rsidRDefault="00A8697E" w:rsidP="00A869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CF542A" w14:textId="77777777" w:rsidR="00A8697E" w:rsidRPr="00A8697E" w:rsidRDefault="00A8697E" w:rsidP="00A869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DCABF2" w14:textId="77777777" w:rsidR="003A4894" w:rsidRPr="003A4894" w:rsidRDefault="003A4894" w:rsidP="003A489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sectPr w:rsidR="003A4894" w:rsidRPr="003A4894" w:rsidSect="003A4894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1F6D8C" w14:textId="77777777" w:rsidR="00AC0EB1" w:rsidRDefault="00AC0EB1" w:rsidP="00BD5463">
      <w:pPr>
        <w:spacing w:after="0" w:line="240" w:lineRule="auto"/>
      </w:pPr>
      <w:r>
        <w:separator/>
      </w:r>
    </w:p>
  </w:endnote>
  <w:endnote w:type="continuationSeparator" w:id="0">
    <w:p w14:paraId="005208C5" w14:textId="77777777" w:rsidR="00AC0EB1" w:rsidRDefault="00AC0EB1" w:rsidP="00BD5463">
      <w:pPr>
        <w:spacing w:after="0" w:line="240" w:lineRule="auto"/>
      </w:pPr>
      <w:r>
        <w:continuationSeparator/>
      </w:r>
    </w:p>
  </w:endnote>
  <w:endnote w:type="continuationNotice" w:id="1">
    <w:p w14:paraId="04C9E495" w14:textId="77777777" w:rsidR="00AC0EB1" w:rsidRDefault="00AC0EB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65E19B" w14:textId="77777777" w:rsidR="00AC0EB1" w:rsidRDefault="00AC0EB1" w:rsidP="00BD5463">
      <w:pPr>
        <w:spacing w:after="0" w:line="240" w:lineRule="auto"/>
      </w:pPr>
      <w:r>
        <w:separator/>
      </w:r>
    </w:p>
  </w:footnote>
  <w:footnote w:type="continuationSeparator" w:id="0">
    <w:p w14:paraId="66E39B10" w14:textId="77777777" w:rsidR="00AC0EB1" w:rsidRDefault="00AC0EB1" w:rsidP="00BD5463">
      <w:pPr>
        <w:spacing w:after="0" w:line="240" w:lineRule="auto"/>
      </w:pPr>
      <w:r>
        <w:continuationSeparator/>
      </w:r>
    </w:p>
  </w:footnote>
  <w:footnote w:type="continuationNotice" w:id="1">
    <w:p w14:paraId="2DC26516" w14:textId="77777777" w:rsidR="00AC0EB1" w:rsidRDefault="00AC0EB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53203"/>
    <w:multiLevelType w:val="hybridMultilevel"/>
    <w:tmpl w:val="9922498C"/>
    <w:lvl w:ilvl="0" w:tplc="5DEA400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C37FB7"/>
    <w:multiLevelType w:val="multilevel"/>
    <w:tmpl w:val="7AE2A7F0"/>
    <w:lvl w:ilvl="0">
      <w:start w:val="1"/>
      <w:numFmt w:val="upperLetter"/>
      <w:lvlText w:val="%1."/>
      <w:lvlJc w:val="left"/>
      <w:pPr>
        <w:ind w:left="786" w:hanging="360"/>
      </w:pPr>
      <w:rPr>
        <w:b w:val="0"/>
        <w:bCs w:val="0"/>
      </w:rPr>
    </w:lvl>
    <w:lvl w:ilvl="1">
      <w:start w:val="2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2" w15:restartNumberingAfterBreak="0">
    <w:nsid w:val="08526047"/>
    <w:multiLevelType w:val="hybridMultilevel"/>
    <w:tmpl w:val="462692F4"/>
    <w:lvl w:ilvl="0" w:tplc="7D8603C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506E79"/>
    <w:multiLevelType w:val="hybridMultilevel"/>
    <w:tmpl w:val="82A45064"/>
    <w:lvl w:ilvl="0" w:tplc="B6D0FB1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A1C0DD9"/>
    <w:multiLevelType w:val="hybridMultilevel"/>
    <w:tmpl w:val="BF76B024"/>
    <w:lvl w:ilvl="0" w:tplc="3E0CB08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BEC7EA5"/>
    <w:multiLevelType w:val="hybridMultilevel"/>
    <w:tmpl w:val="8304A28E"/>
    <w:lvl w:ilvl="0" w:tplc="3809000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0C519A5"/>
    <w:multiLevelType w:val="multilevel"/>
    <w:tmpl w:val="0E88CD7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2477494"/>
    <w:multiLevelType w:val="hybridMultilevel"/>
    <w:tmpl w:val="4A08652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8E13C2"/>
    <w:multiLevelType w:val="multilevel"/>
    <w:tmpl w:val="351AA1B4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9" w15:restartNumberingAfterBreak="0">
    <w:nsid w:val="1B7637B1"/>
    <w:multiLevelType w:val="multilevel"/>
    <w:tmpl w:val="0DDCF14A"/>
    <w:lvl w:ilvl="0">
      <w:start w:val="1"/>
      <w:numFmt w:val="decimal"/>
      <w:lvlText w:val="%1."/>
      <w:lvlJc w:val="left"/>
      <w:pPr>
        <w:ind w:left="192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28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2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8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0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0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66" w:hanging="1800"/>
      </w:pPr>
      <w:rPr>
        <w:rFonts w:hint="default"/>
      </w:rPr>
    </w:lvl>
  </w:abstractNum>
  <w:abstractNum w:abstractNumId="10" w15:restartNumberingAfterBreak="0">
    <w:nsid w:val="22111F55"/>
    <w:multiLevelType w:val="hybridMultilevel"/>
    <w:tmpl w:val="96B65130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233319F"/>
    <w:multiLevelType w:val="hybridMultilevel"/>
    <w:tmpl w:val="A34C22BC"/>
    <w:lvl w:ilvl="0" w:tplc="31C4740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9457FE3"/>
    <w:multiLevelType w:val="hybridMultilevel"/>
    <w:tmpl w:val="D2FCBE34"/>
    <w:lvl w:ilvl="0" w:tplc="8598BDA8">
      <w:start w:val="1"/>
      <w:numFmt w:val="decimal"/>
      <w:lvlText w:val="%1."/>
      <w:lvlJc w:val="left"/>
      <w:pPr>
        <w:ind w:left="2646" w:hanging="360"/>
      </w:pPr>
      <w:rPr>
        <w:rFonts w:ascii="Times New Roman" w:eastAsiaTheme="minorHAnsi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3366" w:hanging="360"/>
      </w:pPr>
    </w:lvl>
    <w:lvl w:ilvl="2" w:tplc="3809001B" w:tentative="1">
      <w:start w:val="1"/>
      <w:numFmt w:val="lowerRoman"/>
      <w:lvlText w:val="%3."/>
      <w:lvlJc w:val="right"/>
      <w:pPr>
        <w:ind w:left="4086" w:hanging="180"/>
      </w:pPr>
    </w:lvl>
    <w:lvl w:ilvl="3" w:tplc="3809000F" w:tentative="1">
      <w:start w:val="1"/>
      <w:numFmt w:val="decimal"/>
      <w:lvlText w:val="%4."/>
      <w:lvlJc w:val="left"/>
      <w:pPr>
        <w:ind w:left="4806" w:hanging="360"/>
      </w:pPr>
    </w:lvl>
    <w:lvl w:ilvl="4" w:tplc="38090019" w:tentative="1">
      <w:start w:val="1"/>
      <w:numFmt w:val="lowerLetter"/>
      <w:lvlText w:val="%5."/>
      <w:lvlJc w:val="left"/>
      <w:pPr>
        <w:ind w:left="5526" w:hanging="360"/>
      </w:pPr>
    </w:lvl>
    <w:lvl w:ilvl="5" w:tplc="3809001B" w:tentative="1">
      <w:start w:val="1"/>
      <w:numFmt w:val="lowerRoman"/>
      <w:lvlText w:val="%6."/>
      <w:lvlJc w:val="right"/>
      <w:pPr>
        <w:ind w:left="6246" w:hanging="180"/>
      </w:pPr>
    </w:lvl>
    <w:lvl w:ilvl="6" w:tplc="3809000F" w:tentative="1">
      <w:start w:val="1"/>
      <w:numFmt w:val="decimal"/>
      <w:lvlText w:val="%7."/>
      <w:lvlJc w:val="left"/>
      <w:pPr>
        <w:ind w:left="6966" w:hanging="360"/>
      </w:pPr>
    </w:lvl>
    <w:lvl w:ilvl="7" w:tplc="38090019" w:tentative="1">
      <w:start w:val="1"/>
      <w:numFmt w:val="lowerLetter"/>
      <w:lvlText w:val="%8."/>
      <w:lvlJc w:val="left"/>
      <w:pPr>
        <w:ind w:left="7686" w:hanging="360"/>
      </w:pPr>
    </w:lvl>
    <w:lvl w:ilvl="8" w:tplc="3809001B" w:tentative="1">
      <w:start w:val="1"/>
      <w:numFmt w:val="lowerRoman"/>
      <w:lvlText w:val="%9."/>
      <w:lvlJc w:val="right"/>
      <w:pPr>
        <w:ind w:left="8406" w:hanging="180"/>
      </w:pPr>
    </w:lvl>
  </w:abstractNum>
  <w:abstractNum w:abstractNumId="13" w15:restartNumberingAfterBreak="0">
    <w:nsid w:val="29DD2EBF"/>
    <w:multiLevelType w:val="hybridMultilevel"/>
    <w:tmpl w:val="0E18E9C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1C09CD"/>
    <w:multiLevelType w:val="hybridMultilevel"/>
    <w:tmpl w:val="DBE6AA30"/>
    <w:lvl w:ilvl="0" w:tplc="1F7E911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5042A64"/>
    <w:multiLevelType w:val="multilevel"/>
    <w:tmpl w:val="CBB6C1D2"/>
    <w:lvl w:ilvl="0">
      <w:start w:val="1"/>
      <w:numFmt w:val="decimal"/>
      <w:lvlText w:val="%1."/>
      <w:lvlJc w:val="left"/>
      <w:pPr>
        <w:ind w:left="120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6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56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6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8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6" w:hanging="1800"/>
      </w:pPr>
      <w:rPr>
        <w:rFonts w:hint="default"/>
      </w:rPr>
    </w:lvl>
  </w:abstractNum>
  <w:abstractNum w:abstractNumId="16" w15:restartNumberingAfterBreak="0">
    <w:nsid w:val="37AB6CAE"/>
    <w:multiLevelType w:val="hybridMultilevel"/>
    <w:tmpl w:val="4A6095A4"/>
    <w:lvl w:ilvl="0" w:tplc="82BE41A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398B4D9B"/>
    <w:multiLevelType w:val="hybridMultilevel"/>
    <w:tmpl w:val="B5F64E02"/>
    <w:lvl w:ilvl="0" w:tplc="F9C6ED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8995805"/>
    <w:multiLevelType w:val="hybridMultilevel"/>
    <w:tmpl w:val="3EFE2572"/>
    <w:lvl w:ilvl="0" w:tplc="AF40BC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98F29EE"/>
    <w:multiLevelType w:val="hybridMultilevel"/>
    <w:tmpl w:val="DDF46776"/>
    <w:lvl w:ilvl="0" w:tplc="5FE09C8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4BD03FB6"/>
    <w:multiLevelType w:val="multilevel"/>
    <w:tmpl w:val="053C0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1" w15:restartNumberingAfterBreak="0">
    <w:nsid w:val="4C2A2B6E"/>
    <w:multiLevelType w:val="multilevel"/>
    <w:tmpl w:val="7AE2A7F0"/>
    <w:lvl w:ilvl="0">
      <w:start w:val="1"/>
      <w:numFmt w:val="upperLetter"/>
      <w:lvlText w:val="%1."/>
      <w:lvlJc w:val="left"/>
      <w:pPr>
        <w:ind w:left="786" w:hanging="360"/>
      </w:pPr>
      <w:rPr>
        <w:b w:val="0"/>
        <w:bCs w:val="0"/>
      </w:rPr>
    </w:lvl>
    <w:lvl w:ilvl="1">
      <w:start w:val="2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22" w15:restartNumberingAfterBreak="0">
    <w:nsid w:val="566F20F9"/>
    <w:multiLevelType w:val="hybridMultilevel"/>
    <w:tmpl w:val="4E545F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97254"/>
    <w:multiLevelType w:val="hybridMultilevel"/>
    <w:tmpl w:val="E34EDD54"/>
    <w:lvl w:ilvl="0" w:tplc="224E53A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5C5E5E38"/>
    <w:multiLevelType w:val="hybridMultilevel"/>
    <w:tmpl w:val="3E98B654"/>
    <w:lvl w:ilvl="0" w:tplc="7C4844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1F11FB8"/>
    <w:multiLevelType w:val="hybridMultilevel"/>
    <w:tmpl w:val="159A38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FF1173"/>
    <w:multiLevelType w:val="hybridMultilevel"/>
    <w:tmpl w:val="CB0E5BFA"/>
    <w:lvl w:ilvl="0" w:tplc="ED36F59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3EC1FB9"/>
    <w:multiLevelType w:val="hybridMultilevel"/>
    <w:tmpl w:val="B4CC6916"/>
    <w:lvl w:ilvl="0" w:tplc="2A102FDE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4600F1D"/>
    <w:multiLevelType w:val="multilevel"/>
    <w:tmpl w:val="77B040D6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9" w15:restartNumberingAfterBreak="0">
    <w:nsid w:val="64D059DB"/>
    <w:multiLevelType w:val="multilevel"/>
    <w:tmpl w:val="7AE2A7F0"/>
    <w:lvl w:ilvl="0">
      <w:start w:val="1"/>
      <w:numFmt w:val="upperLetter"/>
      <w:lvlText w:val="%1."/>
      <w:lvlJc w:val="left"/>
      <w:pPr>
        <w:ind w:left="786" w:hanging="360"/>
      </w:pPr>
      <w:rPr>
        <w:b w:val="0"/>
        <w:bCs w:val="0"/>
      </w:rPr>
    </w:lvl>
    <w:lvl w:ilvl="1">
      <w:start w:val="2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30" w15:restartNumberingAfterBreak="0">
    <w:nsid w:val="68E852B6"/>
    <w:multiLevelType w:val="hybridMultilevel"/>
    <w:tmpl w:val="9F7827B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9C207D"/>
    <w:multiLevelType w:val="hybridMultilevel"/>
    <w:tmpl w:val="8ABCC93E"/>
    <w:lvl w:ilvl="0" w:tplc="08D646B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6C3F082A"/>
    <w:multiLevelType w:val="hybridMultilevel"/>
    <w:tmpl w:val="0DFA7C96"/>
    <w:lvl w:ilvl="0" w:tplc="FF3A023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6D21549F"/>
    <w:multiLevelType w:val="multilevel"/>
    <w:tmpl w:val="053C0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4" w15:restartNumberingAfterBreak="0">
    <w:nsid w:val="710069C1"/>
    <w:multiLevelType w:val="multilevel"/>
    <w:tmpl w:val="E0EC47C8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767956DE"/>
    <w:multiLevelType w:val="hybridMultilevel"/>
    <w:tmpl w:val="7AEE5DDA"/>
    <w:lvl w:ilvl="0" w:tplc="6134751E">
      <w:start w:val="1"/>
      <w:numFmt w:val="decimal"/>
      <w:lvlText w:val="%1."/>
      <w:lvlJc w:val="left"/>
      <w:pPr>
        <w:ind w:left="192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6" w:hanging="360"/>
      </w:pPr>
    </w:lvl>
    <w:lvl w:ilvl="2" w:tplc="3809001B" w:tentative="1">
      <w:start w:val="1"/>
      <w:numFmt w:val="lowerRoman"/>
      <w:lvlText w:val="%3."/>
      <w:lvlJc w:val="right"/>
      <w:pPr>
        <w:ind w:left="3366" w:hanging="180"/>
      </w:pPr>
    </w:lvl>
    <w:lvl w:ilvl="3" w:tplc="3809000F" w:tentative="1">
      <w:start w:val="1"/>
      <w:numFmt w:val="decimal"/>
      <w:lvlText w:val="%4."/>
      <w:lvlJc w:val="left"/>
      <w:pPr>
        <w:ind w:left="4086" w:hanging="360"/>
      </w:pPr>
    </w:lvl>
    <w:lvl w:ilvl="4" w:tplc="38090019" w:tentative="1">
      <w:start w:val="1"/>
      <w:numFmt w:val="lowerLetter"/>
      <w:lvlText w:val="%5."/>
      <w:lvlJc w:val="left"/>
      <w:pPr>
        <w:ind w:left="4806" w:hanging="360"/>
      </w:pPr>
    </w:lvl>
    <w:lvl w:ilvl="5" w:tplc="3809001B" w:tentative="1">
      <w:start w:val="1"/>
      <w:numFmt w:val="lowerRoman"/>
      <w:lvlText w:val="%6."/>
      <w:lvlJc w:val="right"/>
      <w:pPr>
        <w:ind w:left="5526" w:hanging="180"/>
      </w:pPr>
    </w:lvl>
    <w:lvl w:ilvl="6" w:tplc="3809000F" w:tentative="1">
      <w:start w:val="1"/>
      <w:numFmt w:val="decimal"/>
      <w:lvlText w:val="%7."/>
      <w:lvlJc w:val="left"/>
      <w:pPr>
        <w:ind w:left="6246" w:hanging="360"/>
      </w:pPr>
    </w:lvl>
    <w:lvl w:ilvl="7" w:tplc="38090019" w:tentative="1">
      <w:start w:val="1"/>
      <w:numFmt w:val="lowerLetter"/>
      <w:lvlText w:val="%8."/>
      <w:lvlJc w:val="left"/>
      <w:pPr>
        <w:ind w:left="6966" w:hanging="360"/>
      </w:pPr>
    </w:lvl>
    <w:lvl w:ilvl="8" w:tplc="3809001B" w:tentative="1">
      <w:start w:val="1"/>
      <w:numFmt w:val="lowerRoman"/>
      <w:lvlText w:val="%9."/>
      <w:lvlJc w:val="right"/>
      <w:pPr>
        <w:ind w:left="7686" w:hanging="180"/>
      </w:pPr>
    </w:lvl>
  </w:abstractNum>
  <w:abstractNum w:abstractNumId="36" w15:restartNumberingAfterBreak="0">
    <w:nsid w:val="777A4F15"/>
    <w:multiLevelType w:val="hybridMultilevel"/>
    <w:tmpl w:val="4A6C621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226036"/>
    <w:multiLevelType w:val="multilevel"/>
    <w:tmpl w:val="053C0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1538422345">
    <w:abstractNumId w:val="20"/>
  </w:num>
  <w:num w:numId="2" w16cid:durableId="1278102350">
    <w:abstractNumId w:val="2"/>
  </w:num>
  <w:num w:numId="3" w16cid:durableId="650719953">
    <w:abstractNumId w:val="28"/>
  </w:num>
  <w:num w:numId="4" w16cid:durableId="340934113">
    <w:abstractNumId w:val="7"/>
  </w:num>
  <w:num w:numId="5" w16cid:durableId="373313924">
    <w:abstractNumId w:val="17"/>
  </w:num>
  <w:num w:numId="6" w16cid:durableId="1154033820">
    <w:abstractNumId w:val="27"/>
  </w:num>
  <w:num w:numId="7" w16cid:durableId="50808161">
    <w:abstractNumId w:val="18"/>
  </w:num>
  <w:num w:numId="8" w16cid:durableId="1017467154">
    <w:abstractNumId w:val="26"/>
  </w:num>
  <w:num w:numId="9" w16cid:durableId="1272517005">
    <w:abstractNumId w:val="1"/>
  </w:num>
  <w:num w:numId="10" w16cid:durableId="1266227647">
    <w:abstractNumId w:val="29"/>
  </w:num>
  <w:num w:numId="11" w16cid:durableId="2050912745">
    <w:abstractNumId w:val="15"/>
  </w:num>
  <w:num w:numId="12" w16cid:durableId="1510874284">
    <w:abstractNumId w:val="19"/>
  </w:num>
  <w:num w:numId="13" w16cid:durableId="1475758243">
    <w:abstractNumId w:val="22"/>
  </w:num>
  <w:num w:numId="14" w16cid:durableId="1794861147">
    <w:abstractNumId w:val="13"/>
  </w:num>
  <w:num w:numId="15" w16cid:durableId="18702107">
    <w:abstractNumId w:val="3"/>
  </w:num>
  <w:num w:numId="16" w16cid:durableId="1200313367">
    <w:abstractNumId w:val="0"/>
  </w:num>
  <w:num w:numId="17" w16cid:durableId="946811449">
    <w:abstractNumId w:val="30"/>
  </w:num>
  <w:num w:numId="18" w16cid:durableId="463933587">
    <w:abstractNumId w:val="36"/>
  </w:num>
  <w:num w:numId="19" w16cid:durableId="1672944934">
    <w:abstractNumId w:val="33"/>
  </w:num>
  <w:num w:numId="20" w16cid:durableId="2084990908">
    <w:abstractNumId w:val="21"/>
  </w:num>
  <w:num w:numId="21" w16cid:durableId="1369648330">
    <w:abstractNumId w:val="5"/>
  </w:num>
  <w:num w:numId="22" w16cid:durableId="1781487721">
    <w:abstractNumId w:val="37"/>
  </w:num>
  <w:num w:numId="23" w16cid:durableId="1342930316">
    <w:abstractNumId w:val="24"/>
  </w:num>
  <w:num w:numId="24" w16cid:durableId="2123305380">
    <w:abstractNumId w:val="31"/>
  </w:num>
  <w:num w:numId="25" w16cid:durableId="571351512">
    <w:abstractNumId w:val="14"/>
  </w:num>
  <w:num w:numId="26" w16cid:durableId="1406997722">
    <w:abstractNumId w:val="4"/>
  </w:num>
  <w:num w:numId="27" w16cid:durableId="80564279">
    <w:abstractNumId w:val="9"/>
  </w:num>
  <w:num w:numId="28" w16cid:durableId="1947345832">
    <w:abstractNumId w:val="25"/>
  </w:num>
  <w:num w:numId="29" w16cid:durableId="448816014">
    <w:abstractNumId w:val="12"/>
  </w:num>
  <w:num w:numId="30" w16cid:durableId="800001770">
    <w:abstractNumId w:val="10"/>
  </w:num>
  <w:num w:numId="31" w16cid:durableId="288435873">
    <w:abstractNumId w:val="23"/>
  </w:num>
  <w:num w:numId="32" w16cid:durableId="511264899">
    <w:abstractNumId w:val="11"/>
  </w:num>
  <w:num w:numId="33" w16cid:durableId="43264289">
    <w:abstractNumId w:val="32"/>
  </w:num>
  <w:num w:numId="34" w16cid:durableId="1919362818">
    <w:abstractNumId w:val="35"/>
  </w:num>
  <w:num w:numId="35" w16cid:durableId="219442631">
    <w:abstractNumId w:val="34"/>
  </w:num>
  <w:num w:numId="36" w16cid:durableId="1961375883">
    <w:abstractNumId w:val="6"/>
  </w:num>
  <w:num w:numId="37" w16cid:durableId="70010159">
    <w:abstractNumId w:val="8"/>
  </w:num>
  <w:num w:numId="38" w16cid:durableId="182092414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894"/>
    <w:rsid w:val="000046EF"/>
    <w:rsid w:val="00005D27"/>
    <w:rsid w:val="000255A2"/>
    <w:rsid w:val="000302C7"/>
    <w:rsid w:val="00032AD9"/>
    <w:rsid w:val="00040BB5"/>
    <w:rsid w:val="00041E77"/>
    <w:rsid w:val="00042C15"/>
    <w:rsid w:val="00046055"/>
    <w:rsid w:val="000566F2"/>
    <w:rsid w:val="0006440F"/>
    <w:rsid w:val="00077AB3"/>
    <w:rsid w:val="0008126E"/>
    <w:rsid w:val="00082299"/>
    <w:rsid w:val="0008454B"/>
    <w:rsid w:val="00086411"/>
    <w:rsid w:val="00087659"/>
    <w:rsid w:val="00095A58"/>
    <w:rsid w:val="00096F9D"/>
    <w:rsid w:val="000A14E3"/>
    <w:rsid w:val="000A2B65"/>
    <w:rsid w:val="000A2E9C"/>
    <w:rsid w:val="000A593F"/>
    <w:rsid w:val="000A6A58"/>
    <w:rsid w:val="000B08C1"/>
    <w:rsid w:val="000B4631"/>
    <w:rsid w:val="000C56E3"/>
    <w:rsid w:val="000D50ED"/>
    <w:rsid w:val="000D64B6"/>
    <w:rsid w:val="000D6A23"/>
    <w:rsid w:val="000E27F8"/>
    <w:rsid w:val="000E6BA6"/>
    <w:rsid w:val="000F4E50"/>
    <w:rsid w:val="000F5915"/>
    <w:rsid w:val="001507C3"/>
    <w:rsid w:val="00154B82"/>
    <w:rsid w:val="00155659"/>
    <w:rsid w:val="00174E3B"/>
    <w:rsid w:val="0017764F"/>
    <w:rsid w:val="001801DE"/>
    <w:rsid w:val="001835D8"/>
    <w:rsid w:val="0018413C"/>
    <w:rsid w:val="00184401"/>
    <w:rsid w:val="00190A21"/>
    <w:rsid w:val="001A156B"/>
    <w:rsid w:val="001A6992"/>
    <w:rsid w:val="001C3C8D"/>
    <w:rsid w:val="001C4AA0"/>
    <w:rsid w:val="001C5708"/>
    <w:rsid w:val="001E7799"/>
    <w:rsid w:val="001F3B4E"/>
    <w:rsid w:val="001F4A7A"/>
    <w:rsid w:val="00202C25"/>
    <w:rsid w:val="00215417"/>
    <w:rsid w:val="00225EE4"/>
    <w:rsid w:val="0023298B"/>
    <w:rsid w:val="002407C2"/>
    <w:rsid w:val="00292D68"/>
    <w:rsid w:val="00293352"/>
    <w:rsid w:val="002A5F84"/>
    <w:rsid w:val="002D2C9F"/>
    <w:rsid w:val="002D761D"/>
    <w:rsid w:val="002E1553"/>
    <w:rsid w:val="002E2528"/>
    <w:rsid w:val="002E2DE2"/>
    <w:rsid w:val="002E3967"/>
    <w:rsid w:val="002E4C87"/>
    <w:rsid w:val="002F0298"/>
    <w:rsid w:val="003119DA"/>
    <w:rsid w:val="003159F5"/>
    <w:rsid w:val="00315F8B"/>
    <w:rsid w:val="003230D2"/>
    <w:rsid w:val="00324AF5"/>
    <w:rsid w:val="003272E1"/>
    <w:rsid w:val="00333A64"/>
    <w:rsid w:val="003523B2"/>
    <w:rsid w:val="003541E3"/>
    <w:rsid w:val="003621BD"/>
    <w:rsid w:val="00362B77"/>
    <w:rsid w:val="00370D2B"/>
    <w:rsid w:val="00371785"/>
    <w:rsid w:val="003775C3"/>
    <w:rsid w:val="0038621F"/>
    <w:rsid w:val="00391FC2"/>
    <w:rsid w:val="003945BD"/>
    <w:rsid w:val="00395B75"/>
    <w:rsid w:val="0039731E"/>
    <w:rsid w:val="003A02E8"/>
    <w:rsid w:val="003A26C5"/>
    <w:rsid w:val="003A3E4F"/>
    <w:rsid w:val="003A4894"/>
    <w:rsid w:val="003B3FD9"/>
    <w:rsid w:val="003C1257"/>
    <w:rsid w:val="003C7E5C"/>
    <w:rsid w:val="003D1AB0"/>
    <w:rsid w:val="003D7275"/>
    <w:rsid w:val="003E0626"/>
    <w:rsid w:val="003E7DFF"/>
    <w:rsid w:val="003F4D8C"/>
    <w:rsid w:val="00402555"/>
    <w:rsid w:val="00414A65"/>
    <w:rsid w:val="00421047"/>
    <w:rsid w:val="004323DB"/>
    <w:rsid w:val="00442EF8"/>
    <w:rsid w:val="00442F09"/>
    <w:rsid w:val="00447658"/>
    <w:rsid w:val="0045016A"/>
    <w:rsid w:val="0045166A"/>
    <w:rsid w:val="00451F41"/>
    <w:rsid w:val="0046628E"/>
    <w:rsid w:val="00473EA4"/>
    <w:rsid w:val="00477A5B"/>
    <w:rsid w:val="00484DD0"/>
    <w:rsid w:val="00493F36"/>
    <w:rsid w:val="00495F69"/>
    <w:rsid w:val="00497AA9"/>
    <w:rsid w:val="004A2021"/>
    <w:rsid w:val="004A6F62"/>
    <w:rsid w:val="004B5CE1"/>
    <w:rsid w:val="004C0F0C"/>
    <w:rsid w:val="004C511C"/>
    <w:rsid w:val="004D63B3"/>
    <w:rsid w:val="004E04B9"/>
    <w:rsid w:val="004E16AA"/>
    <w:rsid w:val="004E2216"/>
    <w:rsid w:val="004E27A3"/>
    <w:rsid w:val="004F4276"/>
    <w:rsid w:val="004F4485"/>
    <w:rsid w:val="004F4697"/>
    <w:rsid w:val="004F5C81"/>
    <w:rsid w:val="005009A9"/>
    <w:rsid w:val="0050213A"/>
    <w:rsid w:val="0051063E"/>
    <w:rsid w:val="00510820"/>
    <w:rsid w:val="00511FC5"/>
    <w:rsid w:val="00513CAD"/>
    <w:rsid w:val="00516728"/>
    <w:rsid w:val="00525A17"/>
    <w:rsid w:val="005300E0"/>
    <w:rsid w:val="00534964"/>
    <w:rsid w:val="00535222"/>
    <w:rsid w:val="00545524"/>
    <w:rsid w:val="00547158"/>
    <w:rsid w:val="00572EC9"/>
    <w:rsid w:val="00575F1C"/>
    <w:rsid w:val="00586DB0"/>
    <w:rsid w:val="0059559E"/>
    <w:rsid w:val="00597ED1"/>
    <w:rsid w:val="005A0A10"/>
    <w:rsid w:val="005A398E"/>
    <w:rsid w:val="005A7B82"/>
    <w:rsid w:val="005B3D29"/>
    <w:rsid w:val="005C3ABA"/>
    <w:rsid w:val="005C6381"/>
    <w:rsid w:val="005D3429"/>
    <w:rsid w:val="005D4A4E"/>
    <w:rsid w:val="005E782C"/>
    <w:rsid w:val="006047D2"/>
    <w:rsid w:val="00610A15"/>
    <w:rsid w:val="00615806"/>
    <w:rsid w:val="006272D6"/>
    <w:rsid w:val="00627AD6"/>
    <w:rsid w:val="0063287F"/>
    <w:rsid w:val="006342D5"/>
    <w:rsid w:val="00636F85"/>
    <w:rsid w:val="00640263"/>
    <w:rsid w:val="00646F5A"/>
    <w:rsid w:val="00647BAE"/>
    <w:rsid w:val="00652A72"/>
    <w:rsid w:val="00664312"/>
    <w:rsid w:val="00664C88"/>
    <w:rsid w:val="00682B11"/>
    <w:rsid w:val="0068651A"/>
    <w:rsid w:val="006928B2"/>
    <w:rsid w:val="00697073"/>
    <w:rsid w:val="006A54D6"/>
    <w:rsid w:val="006B4978"/>
    <w:rsid w:val="006B5D15"/>
    <w:rsid w:val="006C5310"/>
    <w:rsid w:val="00711761"/>
    <w:rsid w:val="00713F84"/>
    <w:rsid w:val="007150EA"/>
    <w:rsid w:val="00716F59"/>
    <w:rsid w:val="00720736"/>
    <w:rsid w:val="00721725"/>
    <w:rsid w:val="00736947"/>
    <w:rsid w:val="00737D60"/>
    <w:rsid w:val="00740255"/>
    <w:rsid w:val="00745B31"/>
    <w:rsid w:val="00751592"/>
    <w:rsid w:val="00751B47"/>
    <w:rsid w:val="007532F4"/>
    <w:rsid w:val="00775366"/>
    <w:rsid w:val="00780ECE"/>
    <w:rsid w:val="00786324"/>
    <w:rsid w:val="007A0115"/>
    <w:rsid w:val="007A0523"/>
    <w:rsid w:val="007A1E6C"/>
    <w:rsid w:val="007A7D25"/>
    <w:rsid w:val="007B14CA"/>
    <w:rsid w:val="007F38EF"/>
    <w:rsid w:val="007F62B8"/>
    <w:rsid w:val="00806C84"/>
    <w:rsid w:val="00806EAD"/>
    <w:rsid w:val="00812990"/>
    <w:rsid w:val="00817466"/>
    <w:rsid w:val="0083286B"/>
    <w:rsid w:val="00834E03"/>
    <w:rsid w:val="008439D8"/>
    <w:rsid w:val="00844D84"/>
    <w:rsid w:val="00847877"/>
    <w:rsid w:val="00850839"/>
    <w:rsid w:val="008528FC"/>
    <w:rsid w:val="00854540"/>
    <w:rsid w:val="008554AE"/>
    <w:rsid w:val="00865524"/>
    <w:rsid w:val="00867905"/>
    <w:rsid w:val="00883FCD"/>
    <w:rsid w:val="00894FE2"/>
    <w:rsid w:val="008B0EA9"/>
    <w:rsid w:val="008B24A9"/>
    <w:rsid w:val="008B79F6"/>
    <w:rsid w:val="008C0519"/>
    <w:rsid w:val="008C5B44"/>
    <w:rsid w:val="008C6EC1"/>
    <w:rsid w:val="008D2F90"/>
    <w:rsid w:val="008D654C"/>
    <w:rsid w:val="008E1E05"/>
    <w:rsid w:val="008F0C71"/>
    <w:rsid w:val="008F0F5C"/>
    <w:rsid w:val="008F1225"/>
    <w:rsid w:val="008F2047"/>
    <w:rsid w:val="00912A06"/>
    <w:rsid w:val="00913A84"/>
    <w:rsid w:val="0091564B"/>
    <w:rsid w:val="0093093C"/>
    <w:rsid w:val="00931061"/>
    <w:rsid w:val="00933FB7"/>
    <w:rsid w:val="00941044"/>
    <w:rsid w:val="00963D26"/>
    <w:rsid w:val="00965B88"/>
    <w:rsid w:val="00966B74"/>
    <w:rsid w:val="00970206"/>
    <w:rsid w:val="00982C14"/>
    <w:rsid w:val="00986311"/>
    <w:rsid w:val="00996865"/>
    <w:rsid w:val="009A035E"/>
    <w:rsid w:val="009A2640"/>
    <w:rsid w:val="009A4C87"/>
    <w:rsid w:val="009B34CA"/>
    <w:rsid w:val="009D66C4"/>
    <w:rsid w:val="009E25A0"/>
    <w:rsid w:val="009E4E27"/>
    <w:rsid w:val="009F16C1"/>
    <w:rsid w:val="009F2D34"/>
    <w:rsid w:val="00A02CFD"/>
    <w:rsid w:val="00A02EE2"/>
    <w:rsid w:val="00A05A70"/>
    <w:rsid w:val="00A10B78"/>
    <w:rsid w:val="00A20D73"/>
    <w:rsid w:val="00A227B8"/>
    <w:rsid w:val="00A327BA"/>
    <w:rsid w:val="00A34FAF"/>
    <w:rsid w:val="00A3687E"/>
    <w:rsid w:val="00A57ECE"/>
    <w:rsid w:val="00A66D3A"/>
    <w:rsid w:val="00A7165D"/>
    <w:rsid w:val="00A8697E"/>
    <w:rsid w:val="00A96A96"/>
    <w:rsid w:val="00AB635B"/>
    <w:rsid w:val="00AB6E69"/>
    <w:rsid w:val="00AC0EB1"/>
    <w:rsid w:val="00AC5288"/>
    <w:rsid w:val="00AC5FA8"/>
    <w:rsid w:val="00AC60F5"/>
    <w:rsid w:val="00AC7C2E"/>
    <w:rsid w:val="00AD181B"/>
    <w:rsid w:val="00B01AF3"/>
    <w:rsid w:val="00B17E35"/>
    <w:rsid w:val="00B21D5E"/>
    <w:rsid w:val="00B30DF4"/>
    <w:rsid w:val="00B32950"/>
    <w:rsid w:val="00B3507B"/>
    <w:rsid w:val="00B433A5"/>
    <w:rsid w:val="00B4767A"/>
    <w:rsid w:val="00B52631"/>
    <w:rsid w:val="00B61F63"/>
    <w:rsid w:val="00B63D91"/>
    <w:rsid w:val="00B64993"/>
    <w:rsid w:val="00B66A2A"/>
    <w:rsid w:val="00B81155"/>
    <w:rsid w:val="00B81B68"/>
    <w:rsid w:val="00B833A2"/>
    <w:rsid w:val="00B94A8D"/>
    <w:rsid w:val="00B94A8E"/>
    <w:rsid w:val="00BB5F6F"/>
    <w:rsid w:val="00BB7C00"/>
    <w:rsid w:val="00BC16F3"/>
    <w:rsid w:val="00BC2004"/>
    <w:rsid w:val="00BD5463"/>
    <w:rsid w:val="00BE3DF6"/>
    <w:rsid w:val="00BE5FA7"/>
    <w:rsid w:val="00BF2724"/>
    <w:rsid w:val="00C011AE"/>
    <w:rsid w:val="00C03763"/>
    <w:rsid w:val="00C10EE1"/>
    <w:rsid w:val="00C12DB0"/>
    <w:rsid w:val="00C12F0D"/>
    <w:rsid w:val="00C23A71"/>
    <w:rsid w:val="00C3568A"/>
    <w:rsid w:val="00C409A2"/>
    <w:rsid w:val="00C425C7"/>
    <w:rsid w:val="00C61DC8"/>
    <w:rsid w:val="00C675EF"/>
    <w:rsid w:val="00C833CC"/>
    <w:rsid w:val="00C91273"/>
    <w:rsid w:val="00C94776"/>
    <w:rsid w:val="00CA2090"/>
    <w:rsid w:val="00CA43CC"/>
    <w:rsid w:val="00CB3E75"/>
    <w:rsid w:val="00CB5133"/>
    <w:rsid w:val="00CC1284"/>
    <w:rsid w:val="00CC6F2E"/>
    <w:rsid w:val="00CD088C"/>
    <w:rsid w:val="00CD08F3"/>
    <w:rsid w:val="00CD5569"/>
    <w:rsid w:val="00CF00E4"/>
    <w:rsid w:val="00D018F8"/>
    <w:rsid w:val="00D02FEA"/>
    <w:rsid w:val="00D13F4B"/>
    <w:rsid w:val="00D175BD"/>
    <w:rsid w:val="00D243AC"/>
    <w:rsid w:val="00D244F0"/>
    <w:rsid w:val="00D33964"/>
    <w:rsid w:val="00D36E94"/>
    <w:rsid w:val="00D43CC5"/>
    <w:rsid w:val="00D47DA1"/>
    <w:rsid w:val="00D47FEF"/>
    <w:rsid w:val="00D542AA"/>
    <w:rsid w:val="00D64BEC"/>
    <w:rsid w:val="00D80ECF"/>
    <w:rsid w:val="00D9191B"/>
    <w:rsid w:val="00D96D5A"/>
    <w:rsid w:val="00DA2ECD"/>
    <w:rsid w:val="00DB0A15"/>
    <w:rsid w:val="00DC08D8"/>
    <w:rsid w:val="00DC2730"/>
    <w:rsid w:val="00DE3481"/>
    <w:rsid w:val="00DE3987"/>
    <w:rsid w:val="00DE53C5"/>
    <w:rsid w:val="00DE7895"/>
    <w:rsid w:val="00DE79B7"/>
    <w:rsid w:val="00DF018C"/>
    <w:rsid w:val="00DF1C4E"/>
    <w:rsid w:val="00E03DC1"/>
    <w:rsid w:val="00E059CE"/>
    <w:rsid w:val="00E07C65"/>
    <w:rsid w:val="00E10530"/>
    <w:rsid w:val="00E11E01"/>
    <w:rsid w:val="00E147B6"/>
    <w:rsid w:val="00E245D7"/>
    <w:rsid w:val="00E30D1D"/>
    <w:rsid w:val="00E3165F"/>
    <w:rsid w:val="00E3194C"/>
    <w:rsid w:val="00E35A49"/>
    <w:rsid w:val="00E427B9"/>
    <w:rsid w:val="00E50AFF"/>
    <w:rsid w:val="00E60D0A"/>
    <w:rsid w:val="00E7457F"/>
    <w:rsid w:val="00E7565C"/>
    <w:rsid w:val="00E82830"/>
    <w:rsid w:val="00E8415A"/>
    <w:rsid w:val="00E846F5"/>
    <w:rsid w:val="00E84748"/>
    <w:rsid w:val="00E971C9"/>
    <w:rsid w:val="00E971CF"/>
    <w:rsid w:val="00EA640C"/>
    <w:rsid w:val="00EB045F"/>
    <w:rsid w:val="00EB5352"/>
    <w:rsid w:val="00EC37DD"/>
    <w:rsid w:val="00EC4114"/>
    <w:rsid w:val="00ED1DD1"/>
    <w:rsid w:val="00ED3FF1"/>
    <w:rsid w:val="00ED6D80"/>
    <w:rsid w:val="00EE059A"/>
    <w:rsid w:val="00EE144A"/>
    <w:rsid w:val="00EE2466"/>
    <w:rsid w:val="00EE35F4"/>
    <w:rsid w:val="00EE4490"/>
    <w:rsid w:val="00EE52AD"/>
    <w:rsid w:val="00EF6453"/>
    <w:rsid w:val="00F05264"/>
    <w:rsid w:val="00F10BCF"/>
    <w:rsid w:val="00F24BE7"/>
    <w:rsid w:val="00F2697D"/>
    <w:rsid w:val="00F32E1A"/>
    <w:rsid w:val="00F37F24"/>
    <w:rsid w:val="00F435C3"/>
    <w:rsid w:val="00F64045"/>
    <w:rsid w:val="00F672CA"/>
    <w:rsid w:val="00F722D4"/>
    <w:rsid w:val="00F82932"/>
    <w:rsid w:val="00F85BCD"/>
    <w:rsid w:val="00F91FDD"/>
    <w:rsid w:val="00FB1588"/>
    <w:rsid w:val="00FB28A3"/>
    <w:rsid w:val="00FC15C5"/>
    <w:rsid w:val="00FD5AFF"/>
    <w:rsid w:val="00FD63AB"/>
    <w:rsid w:val="00FE0508"/>
    <w:rsid w:val="00FE4C75"/>
    <w:rsid w:val="00FF7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4860B"/>
  <w15:chartTrackingRefBased/>
  <w15:docId w15:val="{882E23AC-3FDB-43E1-B530-A3FDB0C42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489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15F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D54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463"/>
  </w:style>
  <w:style w:type="paragraph" w:styleId="Footer">
    <w:name w:val="footer"/>
    <w:basedOn w:val="Normal"/>
    <w:link w:val="FooterChar"/>
    <w:uiPriority w:val="99"/>
    <w:unhideWhenUsed/>
    <w:rsid w:val="00BD54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F84956-7FF0-4E7F-B168-ED15A20A3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1565</Words>
  <Characters>8923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marsya gabel</dc:creator>
  <cp:keywords/>
  <dc:description/>
  <cp:lastModifiedBy>marsya gabel</cp:lastModifiedBy>
  <cp:revision>2</cp:revision>
  <dcterms:created xsi:type="dcterms:W3CDTF">2024-10-21T01:07:00Z</dcterms:created>
  <dcterms:modified xsi:type="dcterms:W3CDTF">2024-10-21T01:07:00Z</dcterms:modified>
</cp:coreProperties>
</file>